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38B1" w:rsidRDefault="00C838B1" w:rsidP="00C838B1">
      <w:pPr>
        <w:rPr>
          <w:noProof/>
        </w:rPr>
      </w:pPr>
      <w:r>
        <w:rPr>
          <w:noProof/>
        </w:rPr>
        <w:t>Running head: Sex differences in children’s toy p</w:t>
      </w:r>
      <w:r w:rsidRPr="00D34475">
        <w:rPr>
          <w:noProof/>
        </w:rPr>
        <w:t>reference</w:t>
      </w:r>
      <w:r>
        <w:rPr>
          <w:noProof/>
        </w:rPr>
        <w:t>s.</w:t>
      </w:r>
      <w:r w:rsidRPr="00D34475">
        <w:rPr>
          <w:noProof/>
        </w:rPr>
        <w:t xml:space="preserve"> </w:t>
      </w:r>
    </w:p>
    <w:p w:rsidR="00C838B1" w:rsidRDefault="00C838B1" w:rsidP="00C838B1">
      <w:pPr>
        <w:jc w:val="center"/>
        <w:rPr>
          <w:noProof/>
        </w:rPr>
      </w:pPr>
    </w:p>
    <w:p w:rsidR="00C838B1" w:rsidRDefault="00C838B1" w:rsidP="00C838B1">
      <w:pPr>
        <w:jc w:val="center"/>
        <w:rPr>
          <w:noProof/>
        </w:rPr>
      </w:pPr>
    </w:p>
    <w:p w:rsidR="00C838B1" w:rsidRDefault="00C838B1" w:rsidP="00C838B1">
      <w:pPr>
        <w:jc w:val="center"/>
        <w:rPr>
          <w:noProof/>
        </w:rPr>
      </w:pPr>
    </w:p>
    <w:p w:rsidR="00C838B1" w:rsidRDefault="00C838B1" w:rsidP="00C838B1">
      <w:pPr>
        <w:jc w:val="center"/>
        <w:rPr>
          <w:noProof/>
        </w:rPr>
      </w:pPr>
    </w:p>
    <w:p w:rsidR="00C838B1" w:rsidRDefault="00C838B1" w:rsidP="00C838B1">
      <w:pPr>
        <w:jc w:val="center"/>
        <w:rPr>
          <w:noProof/>
        </w:rPr>
      </w:pPr>
    </w:p>
    <w:p w:rsidR="00C838B1" w:rsidRDefault="00C838B1" w:rsidP="00C838B1">
      <w:pPr>
        <w:jc w:val="center"/>
        <w:rPr>
          <w:noProof/>
        </w:rPr>
      </w:pPr>
    </w:p>
    <w:p w:rsidR="00C838B1" w:rsidRDefault="00C838B1" w:rsidP="00C838B1">
      <w:pPr>
        <w:jc w:val="center"/>
        <w:rPr>
          <w:noProof/>
        </w:rPr>
      </w:pPr>
    </w:p>
    <w:p w:rsidR="00C838B1" w:rsidRDefault="00C838B1" w:rsidP="00C838B1">
      <w:pPr>
        <w:jc w:val="center"/>
        <w:rPr>
          <w:noProof/>
        </w:rPr>
      </w:pPr>
    </w:p>
    <w:p w:rsidR="00C838B1" w:rsidRPr="00EA23E1" w:rsidRDefault="00C838B1" w:rsidP="00C838B1">
      <w:pPr>
        <w:jc w:val="center"/>
        <w:rPr>
          <w:noProof/>
        </w:rPr>
      </w:pPr>
    </w:p>
    <w:p w:rsidR="00C838B1" w:rsidRDefault="00C838B1" w:rsidP="00C838B1">
      <w:pPr>
        <w:jc w:val="center"/>
        <w:rPr>
          <w:noProof/>
        </w:rPr>
      </w:pPr>
    </w:p>
    <w:p w:rsidR="00C838B1" w:rsidRDefault="00C838B1" w:rsidP="00C838B1">
      <w:pPr>
        <w:jc w:val="center"/>
        <w:rPr>
          <w:noProof/>
        </w:rPr>
      </w:pPr>
    </w:p>
    <w:p w:rsidR="00C838B1" w:rsidRDefault="00C838B1" w:rsidP="00C838B1">
      <w:pPr>
        <w:jc w:val="center"/>
        <w:rPr>
          <w:noProof/>
        </w:rPr>
      </w:pPr>
      <w:r>
        <w:rPr>
          <w:noProof/>
        </w:rPr>
        <w:t>Sex differences in children’s toy p</w:t>
      </w:r>
      <w:r w:rsidRPr="00D34475">
        <w:rPr>
          <w:noProof/>
        </w:rPr>
        <w:t>reference</w:t>
      </w:r>
      <w:r>
        <w:rPr>
          <w:noProof/>
        </w:rPr>
        <w:t>s</w:t>
      </w:r>
      <w:r w:rsidRPr="00D34475">
        <w:rPr>
          <w:noProof/>
        </w:rPr>
        <w:t>: A systematic review, meta-regression and meta-analysis.</w:t>
      </w:r>
    </w:p>
    <w:p w:rsidR="000D6FFB" w:rsidRDefault="000D6FFB" w:rsidP="000D6FFB"/>
    <w:p w:rsidR="000D6FFB" w:rsidRDefault="000D6FFB" w:rsidP="000D6FFB"/>
    <w:p w:rsidR="000D6FFB" w:rsidRDefault="000D6FFB" w:rsidP="000D6FFB"/>
    <w:p w:rsidR="000D6FFB" w:rsidRDefault="000D6FFB" w:rsidP="000D6FFB"/>
    <w:p w:rsidR="000D6FFB" w:rsidRDefault="000D6FFB" w:rsidP="000D6FFB"/>
    <w:p w:rsidR="000D6FFB" w:rsidRDefault="000D6FFB" w:rsidP="000D6FFB"/>
    <w:p w:rsidR="000D6FFB" w:rsidRDefault="000D6FFB" w:rsidP="000D6FFB"/>
    <w:p w:rsidR="000D6FFB" w:rsidRDefault="000D6FFB" w:rsidP="000D6FFB"/>
    <w:p w:rsidR="000D6FFB" w:rsidRDefault="000D6FFB" w:rsidP="000D6FFB"/>
    <w:p w:rsidR="000D6FFB" w:rsidRDefault="000D6FFB" w:rsidP="000D6FFB"/>
    <w:p w:rsidR="000D6FFB" w:rsidRDefault="000D6FFB" w:rsidP="000D6FFB"/>
    <w:p w:rsidR="000D6FFB" w:rsidRDefault="000D6FFB" w:rsidP="000D6FFB"/>
    <w:p w:rsidR="000D6FFB" w:rsidRDefault="000D6FFB" w:rsidP="000D6FFB"/>
    <w:p w:rsidR="000D6FFB" w:rsidRDefault="000D6FFB" w:rsidP="000D6FFB"/>
    <w:p w:rsidR="000D6FFB" w:rsidRDefault="000D6FFB" w:rsidP="000D6FFB"/>
    <w:p w:rsidR="000D6FFB" w:rsidRDefault="000D6FFB" w:rsidP="000D6FFB"/>
    <w:p w:rsidR="000D6FFB" w:rsidRDefault="000D6FFB" w:rsidP="000D6FFB">
      <w:proofErr w:type="gramStart"/>
      <w:r w:rsidRPr="00D34475">
        <w:t>Brenda K</w:t>
      </w:r>
      <w:r>
        <w:t>.</w:t>
      </w:r>
      <w:r w:rsidRPr="00D34475">
        <w:t xml:space="preserve"> Todd, </w:t>
      </w:r>
      <w:r>
        <w:t xml:space="preserve">Department </w:t>
      </w:r>
      <w:r w:rsidRPr="00D34475">
        <w:t>of Psychology, City</w:t>
      </w:r>
      <w:r>
        <w:t xml:space="preserve">, </w:t>
      </w:r>
      <w:r w:rsidRPr="00D34475">
        <w:t xml:space="preserve">University </w:t>
      </w:r>
      <w:r>
        <w:t>of London</w:t>
      </w:r>
      <w:r w:rsidRPr="00D34475">
        <w:t>, London</w:t>
      </w:r>
      <w:r>
        <w:t>, U.K.</w:t>
      </w:r>
      <w:proofErr w:type="gramEnd"/>
    </w:p>
    <w:p w:rsidR="000D6FFB" w:rsidRDefault="000D6FFB" w:rsidP="000D6FFB"/>
    <w:p w:rsidR="000D6FFB" w:rsidRDefault="000D6FFB" w:rsidP="000D6FFB">
      <w:proofErr w:type="gramStart"/>
      <w:r>
        <w:t>Rico A. Fischer, Glasgow Caledonian University, Glasgow, UK.</w:t>
      </w:r>
      <w:proofErr w:type="gramEnd"/>
    </w:p>
    <w:p w:rsidR="000D6FFB" w:rsidRPr="00D34475" w:rsidRDefault="000D6FFB" w:rsidP="000D6FFB"/>
    <w:p w:rsidR="000D6FFB" w:rsidRDefault="000D6FFB" w:rsidP="000D6FFB">
      <w:r w:rsidRPr="00D34475">
        <w:t>Steven Di Costa, Institute of Cognitive Neuroscience, Un</w:t>
      </w:r>
      <w:r>
        <w:t>iversity College London, London, U.K.</w:t>
      </w:r>
    </w:p>
    <w:p w:rsidR="000D6FFB" w:rsidRPr="00D34475" w:rsidRDefault="000D6FFB" w:rsidP="000D6FFB"/>
    <w:p w:rsidR="000D6FFB" w:rsidRDefault="000D6FFB" w:rsidP="000D6FFB">
      <w:proofErr w:type="gramStart"/>
      <w:r w:rsidRPr="00705756">
        <w:t xml:space="preserve">Amanda </w:t>
      </w:r>
      <w:proofErr w:type="spellStart"/>
      <w:r w:rsidRPr="00705756">
        <w:rPr>
          <w:color w:val="000000"/>
        </w:rPr>
        <w:t>Roestorf</w:t>
      </w:r>
      <w:proofErr w:type="spellEnd"/>
      <w:r w:rsidRPr="00705756">
        <w:t xml:space="preserve">, </w:t>
      </w:r>
      <w:r>
        <w:t>Department</w:t>
      </w:r>
      <w:r w:rsidRPr="00705756">
        <w:t xml:space="preserve"> of Psychology</w:t>
      </w:r>
      <w:r w:rsidRPr="00D34475">
        <w:t>, City</w:t>
      </w:r>
      <w:r>
        <w:t xml:space="preserve">, </w:t>
      </w:r>
      <w:r w:rsidRPr="00D34475">
        <w:t>University</w:t>
      </w:r>
      <w:r>
        <w:t xml:space="preserve"> of</w:t>
      </w:r>
      <w:r w:rsidRPr="00D34475">
        <w:t xml:space="preserve"> London, London</w:t>
      </w:r>
      <w:r>
        <w:t>, U.K.</w:t>
      </w:r>
      <w:proofErr w:type="gramEnd"/>
    </w:p>
    <w:p w:rsidR="000D6FFB" w:rsidRDefault="000D6FFB" w:rsidP="000D6FFB"/>
    <w:p w:rsidR="000D6FFB" w:rsidRDefault="000D6FFB" w:rsidP="000D6FFB">
      <w:proofErr w:type="gramStart"/>
      <w:r>
        <w:t xml:space="preserve">Kate Harbour, </w:t>
      </w:r>
      <w:r w:rsidRPr="00D34475">
        <w:t>City</w:t>
      </w:r>
      <w:r>
        <w:t xml:space="preserve">, </w:t>
      </w:r>
      <w:r w:rsidRPr="00D34475">
        <w:t xml:space="preserve">University </w:t>
      </w:r>
      <w:r>
        <w:t>of London, London, U.K.</w:t>
      </w:r>
      <w:proofErr w:type="gramEnd"/>
    </w:p>
    <w:p w:rsidR="000D6FFB" w:rsidRDefault="000D6FFB" w:rsidP="000D6FFB"/>
    <w:p w:rsidR="000D6FFB" w:rsidRPr="00D34475" w:rsidRDefault="000D6FFB" w:rsidP="000D6FFB">
      <w:pPr>
        <w:spacing w:line="480" w:lineRule="auto"/>
      </w:pPr>
      <w:r>
        <w:rPr>
          <w:noProof/>
        </w:rPr>
        <w:t xml:space="preserve">Paul Hardiman, </w:t>
      </w:r>
      <w:r w:rsidRPr="00D34475">
        <w:rPr>
          <w:noProof/>
        </w:rPr>
        <w:t xml:space="preserve">Institute of Women’s Health, University College London, London, </w:t>
      </w:r>
      <w:r>
        <w:rPr>
          <w:noProof/>
        </w:rPr>
        <w:t xml:space="preserve"> U.K.</w:t>
      </w:r>
    </w:p>
    <w:p w:rsidR="000D6FFB" w:rsidRDefault="000D6FFB" w:rsidP="000D6FFB">
      <w:pPr>
        <w:spacing w:line="480" w:lineRule="auto"/>
        <w:rPr>
          <w:noProof/>
        </w:rPr>
      </w:pPr>
      <w:proofErr w:type="gramStart"/>
      <w:r>
        <w:t>John A. Barry</w:t>
      </w:r>
      <w:r w:rsidRPr="00D34475">
        <w:t xml:space="preserve">, </w:t>
      </w:r>
      <w:r>
        <w:t xml:space="preserve">PhD, </w:t>
      </w:r>
      <w:r w:rsidRPr="00D34475">
        <w:rPr>
          <w:noProof/>
        </w:rPr>
        <w:t>Institute of Women’s Health, University College London, London, U</w:t>
      </w:r>
      <w:r>
        <w:rPr>
          <w:noProof/>
        </w:rPr>
        <w:t>.</w:t>
      </w:r>
      <w:r w:rsidRPr="00D34475">
        <w:rPr>
          <w:noProof/>
        </w:rPr>
        <w:t>K</w:t>
      </w:r>
      <w:r>
        <w:rPr>
          <w:noProof/>
        </w:rPr>
        <w:t>.</w:t>
      </w:r>
      <w:proofErr w:type="gramEnd"/>
    </w:p>
    <w:p w:rsidR="00C838B1" w:rsidRDefault="00C838B1" w:rsidP="00C838B1">
      <w:pPr>
        <w:spacing w:line="480" w:lineRule="auto"/>
        <w:rPr>
          <w:noProof/>
        </w:rPr>
      </w:pPr>
    </w:p>
    <w:p w:rsidR="00C838B1" w:rsidRDefault="00C838B1" w:rsidP="00C838B1">
      <w:pPr>
        <w:jc w:val="center"/>
        <w:rPr>
          <w:noProof/>
        </w:rPr>
      </w:pPr>
    </w:p>
    <w:p w:rsidR="00C838B1" w:rsidRPr="00D34475" w:rsidRDefault="00C838B1" w:rsidP="00C838B1">
      <w:pPr>
        <w:jc w:val="center"/>
        <w:rPr>
          <w:noProof/>
        </w:rPr>
      </w:pPr>
    </w:p>
    <w:p w:rsidR="00C838B1" w:rsidRDefault="00C838B1" w:rsidP="00C838B1">
      <w:pPr>
        <w:spacing w:line="480" w:lineRule="auto"/>
        <w:jc w:val="center"/>
        <w:rPr>
          <w:b/>
          <w:noProof/>
        </w:rPr>
      </w:pPr>
      <w:r w:rsidRPr="002F79FB">
        <w:rPr>
          <w:b/>
          <w:noProof/>
        </w:rPr>
        <w:lastRenderedPageBreak/>
        <w:t>Abstract</w:t>
      </w:r>
      <w:r>
        <w:rPr>
          <w:b/>
          <w:noProof/>
        </w:rPr>
        <w:t xml:space="preserve"> </w:t>
      </w:r>
    </w:p>
    <w:p w:rsidR="00C838B1" w:rsidRPr="00106EE3" w:rsidRDefault="00C838B1" w:rsidP="00C838B1">
      <w:pPr>
        <w:spacing w:line="480" w:lineRule="auto"/>
        <w:jc w:val="center"/>
        <w:rPr>
          <w:b/>
          <w:noProof/>
          <w:color w:val="FF0000"/>
        </w:rPr>
      </w:pPr>
    </w:p>
    <w:p w:rsidR="00C838B1" w:rsidRDefault="00C838B1" w:rsidP="00C838B1">
      <w:pPr>
        <w:spacing w:line="480" w:lineRule="auto"/>
        <w:rPr>
          <w:noProof/>
        </w:rPr>
      </w:pPr>
      <w:r>
        <w:t xml:space="preserve">From an early age, </w:t>
      </w:r>
      <w:r w:rsidR="002041CF">
        <w:t xml:space="preserve">most </w:t>
      </w:r>
      <w:r>
        <w:t>children</w:t>
      </w:r>
      <w:r w:rsidRPr="00BE77CD">
        <w:t xml:space="preserve"> typically choose to play with toys typed to their own gender</w:t>
      </w:r>
      <w:r>
        <w:t>. I</w:t>
      </w:r>
      <w:r w:rsidRPr="00BE77CD">
        <w:t xml:space="preserve">n order to </w:t>
      </w:r>
      <w:r w:rsidRPr="00BE77CD">
        <w:rPr>
          <w:noProof/>
        </w:rPr>
        <w:t xml:space="preserve">identify variables that predict </w:t>
      </w:r>
      <w:r>
        <w:rPr>
          <w:noProof/>
        </w:rPr>
        <w:t>toy preference, w</w:t>
      </w:r>
      <w:r>
        <w:t xml:space="preserve">e conducted a </w:t>
      </w:r>
      <w:r w:rsidRPr="00BE77CD">
        <w:t xml:space="preserve">meta-analysis of </w:t>
      </w:r>
      <w:r>
        <w:t xml:space="preserve">observational </w:t>
      </w:r>
      <w:r w:rsidRPr="00BE77CD">
        <w:t xml:space="preserve">studies </w:t>
      </w:r>
      <w:r>
        <w:t xml:space="preserve">of the </w:t>
      </w:r>
      <w:r w:rsidRPr="00BE77CD">
        <w:t xml:space="preserve">free </w:t>
      </w:r>
      <w:r>
        <w:t xml:space="preserve">selection of toys by </w:t>
      </w:r>
      <w:r>
        <w:rPr>
          <w:noProof/>
        </w:rPr>
        <w:t xml:space="preserve">boys and girls </w:t>
      </w:r>
      <w:r>
        <w:t>aged between one and eight years</w:t>
      </w:r>
      <w:r w:rsidRPr="00BE77CD">
        <w:t xml:space="preserve">. </w:t>
      </w:r>
      <w:r w:rsidRPr="00BE77CD">
        <w:rPr>
          <w:noProof/>
        </w:rPr>
        <w:t xml:space="preserve"> From an initial pool of </w:t>
      </w:r>
      <w:r w:rsidR="009E3B36">
        <w:rPr>
          <w:noProof/>
        </w:rPr>
        <w:t>17</w:t>
      </w:r>
      <w:r w:rsidR="00D75B5E">
        <w:rPr>
          <w:noProof/>
        </w:rPr>
        <w:t>88</w:t>
      </w:r>
      <w:r w:rsidRPr="00BE77CD">
        <w:rPr>
          <w:noProof/>
        </w:rPr>
        <w:t xml:space="preserve"> papers, </w:t>
      </w:r>
      <w:r>
        <w:t>16 studies (787 boys and 813</w:t>
      </w:r>
      <w:r w:rsidRPr="00BE77CD">
        <w:t xml:space="preserve"> girls) met our inclusion criteria. We found that boys played with male-typed toys more than girls did (Cohen’s </w:t>
      </w:r>
      <w:r w:rsidRPr="00BE77CD">
        <w:rPr>
          <w:i/>
        </w:rPr>
        <w:t>d</w:t>
      </w:r>
      <w:r>
        <w:t xml:space="preserve"> = 1.03</w:t>
      </w:r>
      <w:r w:rsidRPr="00BE77CD">
        <w:t xml:space="preserve">; </w:t>
      </w:r>
      <w:r w:rsidRPr="002F79FB">
        <w:rPr>
          <w:i/>
        </w:rPr>
        <w:t>p</w:t>
      </w:r>
      <w:r>
        <w:t xml:space="preserve"> </w:t>
      </w:r>
      <w:r w:rsidRPr="00BE77CD">
        <w:t>&lt;</w:t>
      </w:r>
      <w:r>
        <w:t xml:space="preserve"> </w:t>
      </w:r>
      <w:r w:rsidRPr="00BE77CD">
        <w:t xml:space="preserve">.0001) and girls played with female-typed toys more than boys did (Cohen’s </w:t>
      </w:r>
      <w:r w:rsidRPr="00BE77CD">
        <w:rPr>
          <w:i/>
        </w:rPr>
        <w:t>d</w:t>
      </w:r>
      <w:r>
        <w:t xml:space="preserve"> = -0.91</w:t>
      </w:r>
      <w:r w:rsidRPr="00BE77CD">
        <w:t xml:space="preserve">; </w:t>
      </w:r>
      <w:r w:rsidRPr="002F79FB">
        <w:rPr>
          <w:i/>
        </w:rPr>
        <w:t>p</w:t>
      </w:r>
      <w:r>
        <w:t xml:space="preserve"> </w:t>
      </w:r>
      <w:r w:rsidRPr="00BE77CD">
        <w:t>&lt;</w:t>
      </w:r>
      <w:r>
        <w:t xml:space="preserve"> </w:t>
      </w:r>
      <w:r w:rsidRPr="00BE77CD">
        <w:t xml:space="preserve">.0001). </w:t>
      </w:r>
      <w:r w:rsidRPr="00BE77CD">
        <w:rPr>
          <w:noProof/>
        </w:rPr>
        <w:t>Meta-regression showed no significant effect of presence of an adult, study context, geographical location of the study, publication date, child’s age, or the inclusion of</w:t>
      </w:r>
      <w:r>
        <w:rPr>
          <w:noProof/>
        </w:rPr>
        <w:t xml:space="preserve"> ‘</w:t>
      </w:r>
      <w:r w:rsidRPr="00BE77CD">
        <w:rPr>
          <w:noProof/>
        </w:rPr>
        <w:t>gender</w:t>
      </w:r>
      <w:r>
        <w:rPr>
          <w:noProof/>
        </w:rPr>
        <w:t>-</w:t>
      </w:r>
      <w:r w:rsidRPr="00BE77CD">
        <w:rPr>
          <w:noProof/>
        </w:rPr>
        <w:t>neutral</w:t>
      </w:r>
      <w:r>
        <w:rPr>
          <w:noProof/>
        </w:rPr>
        <w:t>’</w:t>
      </w:r>
      <w:r w:rsidRPr="00BE77CD">
        <w:rPr>
          <w:noProof/>
        </w:rPr>
        <w:t xml:space="preserve"> toys. However</w:t>
      </w:r>
      <w:r>
        <w:rPr>
          <w:noProof/>
        </w:rPr>
        <w:t>,</w:t>
      </w:r>
      <w:r w:rsidRPr="00BE77CD">
        <w:rPr>
          <w:noProof/>
        </w:rPr>
        <w:t xml:space="preserve"> further analysis of </w:t>
      </w:r>
      <w:r>
        <w:rPr>
          <w:noProof/>
        </w:rPr>
        <w:t xml:space="preserve">data for </w:t>
      </w:r>
      <w:r w:rsidRPr="00BE77CD">
        <w:rPr>
          <w:noProof/>
        </w:rPr>
        <w:t xml:space="preserve">boys and girls separately revealed </w:t>
      </w:r>
      <w:r>
        <w:rPr>
          <w:noProof/>
        </w:rPr>
        <w:t xml:space="preserve">that </w:t>
      </w:r>
      <w:r w:rsidRPr="00BE77CD">
        <w:t>older boys played more with ‘male-typed’ toys relative to ‘female-typed’ toys than younger boys (</w:t>
      </w:r>
      <w:r>
        <w:t>β = .68</w:t>
      </w:r>
      <w:r w:rsidRPr="00BE77CD">
        <w:t xml:space="preserve">, </w:t>
      </w:r>
      <w:r w:rsidRPr="002F79FB">
        <w:rPr>
          <w:i/>
        </w:rPr>
        <w:t>p</w:t>
      </w:r>
      <w:r w:rsidRPr="00BE77CD">
        <w:t xml:space="preserve"> &lt; .</w:t>
      </w:r>
      <w:r>
        <w:t>00</w:t>
      </w:r>
      <w:r w:rsidRPr="00BE77CD">
        <w:t>01)</w:t>
      </w:r>
      <w:r>
        <w:t>. Additionally, an effect of the length of time since study publication was found: gir</w:t>
      </w:r>
      <w:r w:rsidRPr="00BE77CD">
        <w:t>ls play</w:t>
      </w:r>
      <w:r>
        <w:t>ed</w:t>
      </w:r>
      <w:r w:rsidRPr="00BE77CD">
        <w:t xml:space="preserve"> </w:t>
      </w:r>
      <w:r>
        <w:t>more</w:t>
      </w:r>
      <w:r w:rsidRPr="00BE77CD">
        <w:t xml:space="preserve"> with ‘</w:t>
      </w:r>
      <w:r>
        <w:t>fe</w:t>
      </w:r>
      <w:r w:rsidRPr="00BE77CD">
        <w:t xml:space="preserve">male-typed’ toys in </w:t>
      </w:r>
      <w:r w:rsidR="00D75B5E">
        <w:t xml:space="preserve">earlier </w:t>
      </w:r>
      <w:r>
        <w:t xml:space="preserve">than in </w:t>
      </w:r>
      <w:r w:rsidR="00D75B5E">
        <w:t>later</w:t>
      </w:r>
      <w:r>
        <w:t xml:space="preserve"> studies (β = .70</w:t>
      </w:r>
      <w:r w:rsidRPr="00BE77CD">
        <w:t xml:space="preserve">, </w:t>
      </w:r>
      <w:r w:rsidRPr="002F79FB">
        <w:rPr>
          <w:i/>
        </w:rPr>
        <w:t>p</w:t>
      </w:r>
      <w:r>
        <w:t xml:space="preserve"> &lt; .0001</w:t>
      </w:r>
      <w:r w:rsidRPr="00BE77CD">
        <w:t>)</w:t>
      </w:r>
      <w:r>
        <w:t xml:space="preserve"> whereas </w:t>
      </w:r>
      <w:r w:rsidRPr="002B3D85">
        <w:t>boys play</w:t>
      </w:r>
      <w:r>
        <w:t>ed</w:t>
      </w:r>
      <w:r w:rsidRPr="002B3D85">
        <w:t xml:space="preserve"> </w:t>
      </w:r>
      <w:r>
        <w:t xml:space="preserve">more </w:t>
      </w:r>
      <w:r w:rsidRPr="002B3D85">
        <w:t xml:space="preserve">with ‘male-typed’ toys </w:t>
      </w:r>
      <w:r>
        <w:t>(</w:t>
      </w:r>
      <w:r w:rsidR="00186C4D">
        <w:t xml:space="preserve">β = </w:t>
      </w:r>
      <w:r>
        <w:t>0.46, p &lt; .05) in earlier</w:t>
      </w:r>
      <w:r w:rsidRPr="002B3D85">
        <w:t xml:space="preserve"> </w:t>
      </w:r>
      <w:r>
        <w:t>than in more recent studies. Boys also played with ‘male-typed’ toys less when observed in the home than in a laboratory (</w:t>
      </w:r>
      <w:r w:rsidR="00186C4D">
        <w:t xml:space="preserve">β = </w:t>
      </w:r>
      <w:r>
        <w:t>-.4</w:t>
      </w:r>
      <w:r w:rsidR="00186C4D">
        <w:t>6</w:t>
      </w:r>
      <w:r>
        <w:t>, p &lt; .05)</w:t>
      </w:r>
      <w:r w:rsidRPr="00BE77CD">
        <w:t xml:space="preserve">. </w:t>
      </w:r>
      <w:r w:rsidRPr="00BE77CD">
        <w:rPr>
          <w:noProof/>
        </w:rPr>
        <w:t xml:space="preserve">Findings are discussed in terms of possible contributions </w:t>
      </w:r>
      <w:r>
        <w:rPr>
          <w:noProof/>
        </w:rPr>
        <w:t xml:space="preserve">of </w:t>
      </w:r>
      <w:r w:rsidRPr="00BE77CD">
        <w:rPr>
          <w:noProof/>
        </w:rPr>
        <w:t>enviro</w:t>
      </w:r>
      <w:r>
        <w:rPr>
          <w:noProof/>
        </w:rPr>
        <w:t>n</w:t>
      </w:r>
      <w:r w:rsidRPr="00BE77CD">
        <w:rPr>
          <w:noProof/>
        </w:rPr>
        <w:t>ment</w:t>
      </w:r>
      <w:r>
        <w:rPr>
          <w:noProof/>
        </w:rPr>
        <w:t>al influences</w:t>
      </w:r>
      <w:r w:rsidRPr="00BE77CD">
        <w:rPr>
          <w:noProof/>
        </w:rPr>
        <w:t xml:space="preserve"> </w:t>
      </w:r>
      <w:r>
        <w:rPr>
          <w:noProof/>
        </w:rPr>
        <w:t>and age-related changes in boys’ and girls’ toy preferences</w:t>
      </w:r>
      <w:r w:rsidRPr="00BE77CD">
        <w:rPr>
          <w:noProof/>
        </w:rPr>
        <w:t xml:space="preserve">. </w:t>
      </w:r>
      <w:r>
        <w:rPr>
          <w:noProof/>
        </w:rPr>
        <w:t xml:space="preserve"> </w:t>
      </w:r>
    </w:p>
    <w:p w:rsidR="00C838B1" w:rsidRDefault="00C838B1" w:rsidP="00C838B1">
      <w:pPr>
        <w:spacing w:line="480" w:lineRule="auto"/>
        <w:rPr>
          <w:noProof/>
        </w:rPr>
      </w:pPr>
    </w:p>
    <w:p w:rsidR="00C838B1" w:rsidRDefault="00C838B1" w:rsidP="00C838B1">
      <w:pPr>
        <w:spacing w:line="480" w:lineRule="auto"/>
        <w:rPr>
          <w:noProof/>
        </w:rPr>
      </w:pPr>
    </w:p>
    <w:p w:rsidR="00C838B1" w:rsidRDefault="00C838B1" w:rsidP="00C838B1">
      <w:pPr>
        <w:spacing w:line="480" w:lineRule="auto"/>
        <w:rPr>
          <w:rFonts w:ascii="Arial" w:hAnsi="Arial" w:cs="Arial"/>
          <w:noProof/>
        </w:rPr>
      </w:pPr>
    </w:p>
    <w:p w:rsidR="00C838B1" w:rsidRPr="003C01DA" w:rsidRDefault="00C838B1" w:rsidP="00C838B1">
      <w:pPr>
        <w:spacing w:line="480" w:lineRule="auto"/>
        <w:rPr>
          <w:b/>
        </w:rPr>
      </w:pPr>
      <w:r>
        <w:rPr>
          <w:b/>
        </w:rPr>
        <w:t>Keywords: toy preference; gender differences; play.</w:t>
      </w:r>
    </w:p>
    <w:p w:rsidR="00C838B1" w:rsidRDefault="00C838B1" w:rsidP="00C838B1">
      <w:pPr>
        <w:spacing w:line="480" w:lineRule="auto"/>
        <w:rPr>
          <w:b/>
        </w:rPr>
        <w:sectPr w:rsidR="00C838B1">
          <w:footerReference w:type="default" r:id="rId8"/>
          <w:pgSz w:w="11906" w:h="16838"/>
          <w:pgMar w:top="1440" w:right="1440" w:bottom="1440" w:left="1440" w:header="708" w:footer="708" w:gutter="0"/>
          <w:cols w:space="708"/>
          <w:docGrid w:linePitch="360"/>
        </w:sectPr>
      </w:pPr>
    </w:p>
    <w:p w:rsidR="00C838B1" w:rsidRPr="003C01DA" w:rsidRDefault="00C838B1" w:rsidP="00C838B1">
      <w:pPr>
        <w:spacing w:line="480" w:lineRule="auto"/>
        <w:rPr>
          <w:b/>
        </w:rPr>
      </w:pPr>
      <w:r w:rsidRPr="003C01DA">
        <w:rPr>
          <w:b/>
        </w:rPr>
        <w:lastRenderedPageBreak/>
        <w:t>Introduction</w:t>
      </w:r>
      <w:r>
        <w:rPr>
          <w:b/>
        </w:rPr>
        <w:t xml:space="preserve"> </w:t>
      </w:r>
    </w:p>
    <w:p w:rsidR="007F6C51" w:rsidRDefault="00C838B1" w:rsidP="007F6C51">
      <w:pPr>
        <w:spacing w:line="480" w:lineRule="auto"/>
      </w:pPr>
      <w:r>
        <w:t>Decades of study, beginning with Benjamin’s (1932) paper, find evidence of sex differences in children’s t</w:t>
      </w:r>
      <w:r w:rsidRPr="003C01DA">
        <w:t>oy preference</w:t>
      </w:r>
      <w:r>
        <w:t xml:space="preserve">; data has been collected in a range of social contexts, using visual preference, experimental and observational methodologies. </w:t>
      </w:r>
      <w:r w:rsidR="007F6C51">
        <w:t>Sex differences in children’s object preferences may originate in biological predispositions which are subsequently influenced by social processes</w:t>
      </w:r>
      <w:r w:rsidR="00232EC5">
        <w:t xml:space="preserve">. Alternatively, </w:t>
      </w:r>
      <w:r w:rsidR="002E2AB1">
        <w:t xml:space="preserve">they may be solely or </w:t>
      </w:r>
      <w:r w:rsidR="007F6C51">
        <w:t xml:space="preserve">primarily </w:t>
      </w:r>
      <w:r w:rsidR="002E2AB1">
        <w:t>attributed to social factors. I</w:t>
      </w:r>
      <w:r w:rsidR="007F6C51">
        <w:t xml:space="preserve">n either case, the impact of socialisation is likely to be modified </w:t>
      </w:r>
      <w:r w:rsidR="00F96596">
        <w:t>as cognition develops and boys and girls become aware of their gender group affiliation and associated norms</w:t>
      </w:r>
      <w:r w:rsidR="007F6C51">
        <w:t>.</w:t>
      </w:r>
    </w:p>
    <w:p w:rsidR="00C838B1" w:rsidRDefault="00C838B1" w:rsidP="00C838B1">
      <w:pPr>
        <w:spacing w:line="480" w:lineRule="auto"/>
      </w:pPr>
      <w:r>
        <w:t xml:space="preserve">Despite a wealth of pertinent data, there is still uncertainty about the degree to which given </w:t>
      </w:r>
      <w:r w:rsidRPr="003C01DA">
        <w:t>variable</w:t>
      </w:r>
      <w:r>
        <w:t>s</w:t>
      </w:r>
      <w:r w:rsidRPr="003C01DA">
        <w:t xml:space="preserve"> contribute</w:t>
      </w:r>
      <w:r>
        <w:t xml:space="preserve"> to outcomes and vary with child age. This topic is of theoretical and everyday interest as parents, educators, marketers and the media question how children’s ‘gender-typed’ interests are best supported or diverted.  </w:t>
      </w:r>
    </w:p>
    <w:p w:rsidR="00C838B1" w:rsidRDefault="00C838B1" w:rsidP="00C838B1">
      <w:pPr>
        <w:spacing w:line="480" w:lineRule="auto"/>
      </w:pPr>
      <w:r>
        <w:t>Hyde (2005) recommends meta-analyses to examine the influence of context on behavioural sex-differences and in identifying age trends in their magnitude, yet her review of meta-analyses pertaining to sex differences does not cover sex-differences in children’s play.</w:t>
      </w:r>
      <w:r w:rsidRPr="003C01DA">
        <w:t xml:space="preserve"> </w:t>
      </w:r>
      <w:r>
        <w:t>We therefore present a meta-analysis of systematic observations of children’s free selection of toys spanning several decades. Our aim is to estimate the effect of the social and cultural context of testing, child age, and methodologies where boys and girls are offered ‘gender-neutral’ as well as ‘gender-typed’ toys. Whereas many meta-analyses focus on small sex-differences, we aim to investigate whether sex differences in toy choice are as large as they are perceived to be and as reported to be in some individual studies.</w:t>
      </w:r>
    </w:p>
    <w:p w:rsidR="00C838B1" w:rsidRPr="00D75B5E" w:rsidRDefault="00C838B1" w:rsidP="00D75B5E">
      <w:pPr>
        <w:pStyle w:val="ListParagraph"/>
        <w:numPr>
          <w:ilvl w:val="1"/>
          <w:numId w:val="20"/>
        </w:numPr>
        <w:autoSpaceDE w:val="0"/>
        <w:autoSpaceDN w:val="0"/>
        <w:adjustRightInd w:val="0"/>
        <w:spacing w:line="480" w:lineRule="auto"/>
        <w:rPr>
          <w:b/>
        </w:rPr>
      </w:pPr>
      <w:r w:rsidRPr="00D75B5E">
        <w:rPr>
          <w:b/>
        </w:rPr>
        <w:t xml:space="preserve">Biological </w:t>
      </w:r>
      <w:r w:rsidR="00D75B5E">
        <w:rPr>
          <w:b/>
        </w:rPr>
        <w:t>p</w:t>
      </w:r>
      <w:r w:rsidR="0023458C" w:rsidRPr="00D75B5E">
        <w:rPr>
          <w:b/>
        </w:rPr>
        <w:t>redispositions</w:t>
      </w:r>
    </w:p>
    <w:p w:rsidR="00C838B1" w:rsidRPr="006D062D" w:rsidRDefault="00C838B1" w:rsidP="00C838B1">
      <w:pPr>
        <w:autoSpaceDE w:val="0"/>
        <w:autoSpaceDN w:val="0"/>
        <w:adjustRightInd w:val="0"/>
        <w:spacing w:line="480" w:lineRule="auto"/>
        <w:rPr>
          <w:color w:val="FF0000"/>
        </w:rPr>
      </w:pPr>
      <w:r>
        <w:t>Aptitudes which may impact on boys’ toy choice include their typical advantage</w:t>
      </w:r>
      <w:r w:rsidRPr="003C01DA">
        <w:t xml:space="preserve"> </w:t>
      </w:r>
      <w:r>
        <w:t xml:space="preserve">over girls in </w:t>
      </w:r>
      <w:r w:rsidRPr="003C01DA">
        <w:t xml:space="preserve">gross motor skills </w:t>
      </w:r>
      <w:r w:rsidR="00067FA4">
        <w:fldChar w:fldCharType="begin"/>
      </w:r>
      <w:r>
        <w:instrText xml:space="preserve"> ADDIN ZOTERO_ITEM CSL_CITATION {"citationID":"fubbjjg4o","properties":{"formattedCitation":"(Touwen, 1976)","plainCitation":"(Touwen, 1976)"},"citationItems":[{"id":336,"uris":["http://zotero.org/users/local/68R3OVFr/items/CPIHHTJT"],"uri":["http://zotero.org/users/local/68R3OVFr/items/CPIHHTJT"],"itemData":{"id":336,"type":"book","title":"Neurological development in infancy","publisher":"Heinemann Educational Books","volume":"58","source":"Google Scholar","author":[{"family":"Touwen","given":"Bert Christiaan Louis"}],"issued":{"date-parts":[["1976"]]}}}],"schema":"https://github.com/citation-style-language/schema/raw/master/csl-citation.json"} </w:instrText>
      </w:r>
      <w:r w:rsidR="00067FA4">
        <w:fldChar w:fldCharType="separate"/>
      </w:r>
      <w:r w:rsidRPr="008A1FD6">
        <w:t>(Touwen, 1976)</w:t>
      </w:r>
      <w:r w:rsidR="00067FA4">
        <w:fldChar w:fldCharType="end"/>
      </w:r>
      <w:r>
        <w:t xml:space="preserve"> and</w:t>
      </w:r>
      <w:r w:rsidRPr="003C01DA">
        <w:t xml:space="preserve"> </w:t>
      </w:r>
      <w:r>
        <w:t xml:space="preserve">propulsive movement </w:t>
      </w:r>
      <w:r w:rsidRPr="00C477A6">
        <w:t xml:space="preserve">(Benenson, Tennyson &amp; </w:t>
      </w:r>
      <w:proofErr w:type="spellStart"/>
      <w:r w:rsidRPr="00C477A6">
        <w:lastRenderedPageBreak/>
        <w:t>Wrangham</w:t>
      </w:r>
      <w:proofErr w:type="spellEnd"/>
      <w:r w:rsidRPr="00C477A6">
        <w:t>, 2011)</w:t>
      </w:r>
      <w:r>
        <w:t>, their h</w:t>
      </w:r>
      <w:r w:rsidRPr="003C01DA">
        <w:t>igher activit</w:t>
      </w:r>
      <w:r w:rsidRPr="000F7FF2">
        <w:t>y levels</w:t>
      </w:r>
      <w:r>
        <w:t xml:space="preserve"> </w:t>
      </w:r>
      <w:r w:rsidR="00067FA4">
        <w:fldChar w:fldCharType="begin"/>
      </w:r>
      <w:r>
        <w:instrText xml:space="preserve"> ADDIN ZOTERO_ITEM CSL_CITATION {"citationID":"urj711g73","properties":{"formattedCitation":"(Campbell &amp; Eaton, 1999)","plainCitation":"(Campbell &amp; Eaton, 1999)"},"citationItems":[{"id":185,"uris":["http://zotero.org/users/local/68R3OVFr/items/92NSG6J9"],"uri":["http://zotero.org/users/local/68R3OVFr/items/92NSG6J9"],"itemData":{"id":185,"type":"article-journal","title":"Sex differences in the activity level of infants","container-title":"Infant and Child Development","page":"1–17","volume":"8","issue":"1","source":"Google Scholar","author":[{"family":"Campbell","given":"Darren W."},{"family":"Eaton","given":"Warren O."}],"issued":{"date-parts":[["1999"]]},"accessed":{"date-parts":[["2015",6,10]]}}}],"schema":"https://github.com/citation-style-language/schema/raw/master/csl-citation.json"} </w:instrText>
      </w:r>
      <w:r w:rsidR="00067FA4">
        <w:fldChar w:fldCharType="separate"/>
      </w:r>
      <w:r w:rsidRPr="008A1FD6">
        <w:t>(Campbell &amp; Eaton, 1999)</w:t>
      </w:r>
      <w:r w:rsidR="00067FA4">
        <w:fldChar w:fldCharType="end"/>
      </w:r>
      <w:r>
        <w:t xml:space="preserve"> and </w:t>
      </w:r>
      <w:r w:rsidRPr="000F7FF2">
        <w:t xml:space="preserve">lower </w:t>
      </w:r>
      <w:r w:rsidRPr="003C01DA">
        <w:t xml:space="preserve">impulse control </w:t>
      </w:r>
      <w:r w:rsidR="00067FA4">
        <w:fldChar w:fldCharType="begin"/>
      </w:r>
      <w:r>
        <w:instrText xml:space="preserve"> ADDIN ZOTERO_ITEM CSL_CITATION {"citationID":"1l0l6dduq1","properties":{"formattedCitation":"(Else-Quest, Hyde, Goldsmith, &amp; Van Hulle, 2006)","plainCitation":"(Else-Quest, Hyde, Goldsmith, &amp; Van Hulle, 2006)"},"citationItems":[{"id":197,"uris":["http://zotero.org/users/local/68R3OVFr/items/MTDHSTSZ"],"uri":["http://zotero.org/users/local/68R3OVFr/items/MTDHSTSZ"],"itemData":{"id":197,"type":"article-journal","title":"Gender differences in temperament: a meta-analysis.","container-title":"Psychological bulletin","page":"33","volume":"132","issue":"1","source":"Google Scholar","shortTitle":"Gender differences in temperament","author":[{"family":"Else-Quest","given":"Nicole M."},{"family":"Hyde","given":"Janet Shibley"},{"family":"Goldsmith","given":"H. Hill"},{"family":"Van Hulle","given":"Carol A."}],"issued":{"date-parts":[["2006"]]},"accessed":{"date-parts":[["2015",6,10]]}}}],"schema":"https://github.com/citation-style-language/schema/raw/master/csl-citation.json"} </w:instrText>
      </w:r>
      <w:r w:rsidR="00067FA4">
        <w:fldChar w:fldCharType="separate"/>
      </w:r>
      <w:r w:rsidRPr="008A1FD6">
        <w:t>(Else-Quest, Hyde, Goldsmith &amp; Van Hulle, 2006)</w:t>
      </w:r>
      <w:r w:rsidR="00067FA4">
        <w:fldChar w:fldCharType="end"/>
      </w:r>
      <w:r>
        <w:t>. T</w:t>
      </w:r>
      <w:r w:rsidRPr="003C01DA">
        <w:t>oys afford</w:t>
      </w:r>
      <w:r>
        <w:t>ing</w:t>
      </w:r>
      <w:r w:rsidRPr="003C01DA">
        <w:t xml:space="preserve"> construction</w:t>
      </w:r>
      <w:r>
        <w:t xml:space="preserve"> and </w:t>
      </w:r>
      <w:r w:rsidRPr="003C01DA">
        <w:t xml:space="preserve">mechanical movement </w:t>
      </w:r>
      <w:r>
        <w:t xml:space="preserve"> may appeal more </w:t>
      </w:r>
      <w:r w:rsidRPr="003C01DA">
        <w:t xml:space="preserve">to </w:t>
      </w:r>
      <w:r>
        <w:t xml:space="preserve">boys </w:t>
      </w:r>
      <w:r w:rsidRPr="003C01DA">
        <w:t xml:space="preserve">because </w:t>
      </w:r>
      <w:r>
        <w:t xml:space="preserve">of their early </w:t>
      </w:r>
      <w:r w:rsidRPr="003C01DA">
        <w:t>advantage</w:t>
      </w:r>
      <w:r w:rsidRPr="00840EF2">
        <w:t xml:space="preserve"> </w:t>
      </w:r>
      <w:r>
        <w:t xml:space="preserve">in </w:t>
      </w:r>
      <w:r w:rsidRPr="003C01DA">
        <w:t>mental rotation of figures</w:t>
      </w:r>
      <w:r>
        <w:t xml:space="preserve"> </w:t>
      </w:r>
      <w:r w:rsidR="00067FA4">
        <w:fldChar w:fldCharType="begin"/>
      </w:r>
      <w:r>
        <w:instrText xml:space="preserve"> ADDIN ZOTERO_ITEM CSL_CITATION {"citationID":"13vsh2eb8a","properties":{"formattedCitation":"(Moore &amp; Johnson, 2008; Quinn &amp; Liben, 2008, 2014)","plainCitation":"(Moore &amp; Johnson, 2008; Quinn &amp; Liben, 2008, 2014)"},"citationItems":[{"id":264,"uris":["http://zotero.org/users/local/68R3OVFr/items/SXAHKF3I"],"uri":["http://zotero.org/users/local/68R3OVFr/items/SXAHKF3I"],"itemData":{"id":264,"type":"article-journal","title":"Mental rotation in human infants a sex difference","container-title":"Psychological Science","page":"1063–1066","volume":"19","issue":"11","source":"Google Scholar","author":[{"family":"Moore","given":"David S."},{"family":"Johnson","given":"Scott P."}],"issued":{"date-parts":[["2008"]]},"accessed":{"date-parts":[["2015",6,10]]}}},{"id":282,"uris":["http://zotero.org/users/local/68R3OVFr/items/GQ963UNQ"],"uri":["http://zotero.org/users/local/68R3OVFr/items/GQ963UNQ"],"itemData":{"id":282,"type":"article-journal","title":"A sex difference in mental rotation in young infants","container-title":"Psychological Science","page":"1067–1070","volume":"19","issue":"11","source":"Google Scholar","author":[{"family":"Quinn","given":"Paul C."},{"family":"Liben","given":"Lynn S."}],"issued":{"date-parts":[["2008"]]},"accessed":{"date-parts":[["2015",6,10]]}}},{"id":287,"uris":["http://zotero.org/users/local/68R3OVFr/items/DX2CBIJW"],"uri":["http://zotero.org/users/local/68R3OVFr/items/DX2CBIJW"],"itemData":{"id":287,"type":"article-journal","title":"A sex difference in mental rotation in infants: convergent evidence","container-title":"Infancy","page":"103–116","volume":"19","issue":"1","source":"Google Scholar","shortTitle":"A sex difference in mental rotation in infants","author":[{"family":"Quinn","given":"Paul C."},{"family":"Liben","given":"Lynn S."}],"issued":{"date-parts":[["2014"]]},"accessed":{"date-parts":[["2015",6,10]]}}}],"schema":"https://github.com/citation-style-language/schema/raw/master/csl-citation.json"} </w:instrText>
      </w:r>
      <w:r w:rsidR="00067FA4">
        <w:fldChar w:fldCharType="separate"/>
      </w:r>
      <w:r w:rsidRPr="00D33DF6">
        <w:t>(Moore &amp; Johnson, 2008; Quinn &amp; Liben, 2008, 2014)</w:t>
      </w:r>
      <w:r w:rsidR="00067FA4">
        <w:fldChar w:fldCharType="end"/>
      </w:r>
      <w:r>
        <w:t xml:space="preserve"> and</w:t>
      </w:r>
      <w:r w:rsidRPr="003C01DA">
        <w:t xml:space="preserve"> event-mapping </w:t>
      </w:r>
      <w:r w:rsidR="00067FA4">
        <w:fldChar w:fldCharType="begin"/>
      </w:r>
      <w:r>
        <w:instrText xml:space="preserve"> ADDIN ZOTERO_ITEM CSL_CITATION {"citationID":"hipfge10v","properties":{"formattedCitation":"(Schweinle &amp; Wilcox, 2004; Wilcox, 2003)","plainCitation":"(Schweinle &amp; Wilcox, 2004; Wilcox, 2003)"},"citationItems":[{"id":307,"uris":["http://zotero.org/users/local/68R3OVFr/items/RD6AIANP"],"uri":["http://zotero.org/users/local/68R3OVFr/items/RD6AIANP"],"itemData":{"id":307,"type":"article-journal","title":"Sex differences in infants' ability to represent complex event sequences","container-title":"Infancy","page":"333–359","volume":"6","issue":"3","source":"Google Scholar","author":[{"family":"Schweinle","given":"Amy"},{"family":"Wilcox","given":"Teresa"}],"issued":{"date-parts":[["2004"]]},"accessed":{"date-parts":[["2015",6,10]]}}},{"id":350,"uris":["http://zotero.org/users/local/68R3OVFr/items/UNARJSHH"],"uri":["http://zotero.org/users/local/68R3OVFr/items/UNARJSHH"],"itemData":{"id":350,"type":"article-journal","title":"Event-mapping tasks: Investigating the effects of prior information and event complexity on performance","container-title":"Infant Behavior and Development","page":"568–587","volume":"26","issue":"4","source":"Google Scholar","shortTitle":"Event-mapping tasks","author":[{"family":"Wilcox","given":"Teresa"}],"issued":{"date-parts":[["2003"]]},"accessed":{"date-parts":[["2015",6,10]]}}}],"schema":"https://github.com/citation-style-language/schema/raw/master/csl-citation.json"} </w:instrText>
      </w:r>
      <w:r w:rsidR="00067FA4">
        <w:fldChar w:fldCharType="separate"/>
      </w:r>
      <w:r w:rsidRPr="00D33DF6">
        <w:t>(Schweinle &amp; Wilcox, 2004; Wilcox, 2003)</w:t>
      </w:r>
      <w:r w:rsidR="00067FA4">
        <w:fldChar w:fldCharType="end"/>
      </w:r>
      <w:r>
        <w:t xml:space="preserve">. In contrast, girl’s </w:t>
      </w:r>
      <w:r w:rsidRPr="003C01DA">
        <w:t>greater attract</w:t>
      </w:r>
      <w:r>
        <w:t>ion to social stimuli may account for their preference for t</w:t>
      </w:r>
      <w:r w:rsidRPr="003C01DA">
        <w:t xml:space="preserve">oys </w:t>
      </w:r>
      <w:r>
        <w:t xml:space="preserve">which afford nurturance; girls engage more than boys in </w:t>
      </w:r>
      <w:r w:rsidRPr="003C01DA">
        <w:t xml:space="preserve">mutual gaze </w:t>
      </w:r>
      <w:r w:rsidR="00067FA4">
        <w:fldChar w:fldCharType="begin"/>
      </w:r>
      <w:r>
        <w:instrText xml:space="preserve"> ADDIN ZOTERO_ITEM CSL_CITATION {"citationID":"1rnd4m63qo","properties":{"formattedCitation":"(Lavelli &amp; Fogel, 2002)","plainCitation":"(Lavelli &amp; Fogel, 2002)"},"citationItems":[{"id":238,"uris":["http://zotero.org/users/local/68R3OVFr/items/NKDFR5V5"],"uri":["http://zotero.org/users/local/68R3OVFr/items/NKDFR5V5"],"itemData":{"id":238,"type":"article-journal","title":"Developmental changes in mother-infant face-to-face communication: birth to 3 months.","container-title":"Developmental psychology","page":"288","volume":"38","issue":"2","source":"Google Scholar","shortTitle":"Developmental changes in mother-infant face-to-face communication","author":[{"family":"Lavelli","given":"Manuela"},{"family":"Fogel","given":"Alan"}],"issued":{"date-parts":[["2002"]]},"accessed":{"date-parts":[["2015",6,10]]}}}],"schema":"https://github.com/citation-style-language/schema/raw/master/csl-citation.json"} </w:instrText>
      </w:r>
      <w:r w:rsidR="00067FA4">
        <w:fldChar w:fldCharType="separate"/>
      </w:r>
      <w:r w:rsidRPr="008A1FD6">
        <w:t>(Lavelli &amp; Fogel, 2002</w:t>
      </w:r>
      <w:r>
        <w:t xml:space="preserve">; </w:t>
      </w:r>
      <w:r w:rsidR="00067FA4">
        <w:fldChar w:fldCharType="end"/>
      </w:r>
      <w:r w:rsidR="00067FA4">
        <w:fldChar w:fldCharType="begin"/>
      </w:r>
      <w:r>
        <w:instrText xml:space="preserve"> ADDIN ZOTERO_ITEM CSL_CITATION {"citationID":"ucomiic4a","properties":{"formattedCitation":"(Leeb &amp; Rejskind, 2004)","plainCitation":"(Leeb &amp; Rejskind, 2004)"},"citationItems":[{"id":243,"uris":["http://zotero.org/users/local/68R3OVFr/items/FS9Z2J2S"],"uri":["http://zotero.org/users/local/68R3OVFr/items/FS9Z2J2S"],"itemData":{"id":243,"type":"article-journal","title":"Here's looking at you, kid! A longitudinal study of perceived gender differences in mutual gaze behavior in young infants","container-title":"Sex Roles","page":"1–14","volume":"50","issue":"1-2","source":"Google Scholar","author":[{"family":"Leeb","given":"Rebecca T."},{"family":"Rejskind","given":"F. Gillian"}],"issued":{"date-parts":[["2004"]]},"accessed":{"date-parts":[["2015",6,10]]}}}],"schema":"https://github.com/citation-style-language/schema/raw/master/csl-citation.json"} </w:instrText>
      </w:r>
      <w:r w:rsidR="00067FA4">
        <w:fldChar w:fldCharType="separate"/>
      </w:r>
      <w:r w:rsidRPr="008A1FD6">
        <w:t>Leeb &amp; Rejskind, 2004)</w:t>
      </w:r>
      <w:r w:rsidR="00067FA4">
        <w:fldChar w:fldCharType="end"/>
      </w:r>
      <w:r w:rsidRPr="003C01DA">
        <w:t xml:space="preserve"> </w:t>
      </w:r>
      <w:r>
        <w:t xml:space="preserve">and have a small  </w:t>
      </w:r>
      <w:r w:rsidRPr="003C01DA">
        <w:t xml:space="preserve">advantage in processing facial expressions </w:t>
      </w:r>
      <w:r w:rsidR="00067FA4">
        <w:fldChar w:fldCharType="begin"/>
      </w:r>
      <w:r>
        <w:instrText xml:space="preserve"> ADDIN ZOTERO_ITEM CSL_CITATION {"citationID":"29rsohqbbh","properties":{"formattedCitation":"(McClure, 2000)","plainCitation":"(McClure, 2000)"},"citationItems":[{"id":258,"uris":["http://zotero.org/users/local/68R3OVFr/items/BHXXMVKN"],"uri":["http://zotero.org/users/local/68R3OVFr/items/BHXXMVKN"],"itemData":{"id":258,"type":"article-journal","title":"A meta-analytic review of sex differences in facial expression processing and their development in infants, children, and adolescents.","container-title":"Psychological bulletin","page":"424","volume":"126","issue":"3","source":"Google Scholar","author":[{"family":"McClure","given":"Erin B."}],"issued":{"date-parts":[["2000"]]},"accessed":{"date-parts":[["2015",6,10]]}}}],"schema":"https://github.com/citation-style-language/schema/raw/master/csl-citation.json"} </w:instrText>
      </w:r>
      <w:r w:rsidR="00067FA4">
        <w:fldChar w:fldCharType="separate"/>
      </w:r>
      <w:r w:rsidRPr="008A1FD6">
        <w:t>(McClure, 2000)</w:t>
      </w:r>
      <w:r w:rsidR="00067FA4">
        <w:fldChar w:fldCharType="end"/>
      </w:r>
      <w:r>
        <w:t>. Girls’ typical advantage in</w:t>
      </w:r>
      <w:r w:rsidRPr="003C01DA">
        <w:t xml:space="preserve"> fine m</w:t>
      </w:r>
      <w:r>
        <w:t xml:space="preserve">otor finger control </w:t>
      </w:r>
      <w:r w:rsidR="00067FA4">
        <w:fldChar w:fldCharType="begin"/>
      </w:r>
      <w:r>
        <w:instrText xml:space="preserve"> ADDIN ZOTERO_ITEM CSL_CITATION {"citationID":"2k3u7lfk5k","properties":{"formattedCitation":"(Nagy, Kompagne, Orvos, &amp; Pal, 2007; Touwen, 1976)","plainCitation":"(Nagy, Kompagne, Orvos, &amp; Pal, 2007; Touwen, 1976)"},"citationItems":[{"id":266,"uris":["http://zotero.org/users/local/68R3OVFr/items/X6UBD3VE"],"uri":["http://zotero.org/users/local/68R3OVFr/items/X6UBD3VE"],"itemData":{"id":266,"type":"article-journal","title":"Gender-related differences in neonatal imitation","container-title":"Infant and Child Development","page":"267–276","volume":"16","issue":"3","source":"Google Scholar","author":[{"family":"Nagy","given":"Emese"},{"family":"Kompagne","given":"Hajnalka"},{"family":"Orvos","given":"Hajnalka"},{"family":"Pal","given":"Attila"}],"issued":{"date-parts":[["2007"]]},"accessed":{"date-parts":[["2015",6,10]]}}},{"id":336,"uris":["http://zotero.org/users/local/68R3OVFr/items/CPIHHTJT"],"uri":["http://zotero.org/users/local/68R3OVFr/items/CPIHHTJT"],"itemData":{"id":336,"type":"book","title":"Neurological development in infancy","publisher":"Heinemann Educational Books","volume":"58","source":"Google Scholar","author":[{"family":"Touwen","given":"Bert Christiaan Louis"}],"issued":{"date-parts":[["1976"]]}}}],"schema":"https://github.com/citation-style-language/schema/raw/master/csl-citation.json"} </w:instrText>
      </w:r>
      <w:r w:rsidR="00067FA4">
        <w:fldChar w:fldCharType="separate"/>
      </w:r>
      <w:r w:rsidRPr="008A1FD6">
        <w:t>(Nagy, Kompagne, Orvos &amp; Pal, 2007; Touwen, 1976)</w:t>
      </w:r>
      <w:r w:rsidR="00067FA4">
        <w:fldChar w:fldCharType="end"/>
      </w:r>
      <w:r>
        <w:t xml:space="preserve"> may also drive toy selection.</w:t>
      </w:r>
    </w:p>
    <w:p w:rsidR="00861452" w:rsidRDefault="00502B08" w:rsidP="00C838B1">
      <w:pPr>
        <w:autoSpaceDE w:val="0"/>
        <w:autoSpaceDN w:val="0"/>
        <w:adjustRightInd w:val="0"/>
        <w:spacing w:line="480" w:lineRule="auto"/>
      </w:pPr>
      <w:r>
        <w:t xml:space="preserve">The interests and aptitudes which </w:t>
      </w:r>
      <w:r w:rsidR="00FF7A74">
        <w:t>pertain to differen</w:t>
      </w:r>
      <w:r w:rsidR="00121CF9">
        <w:t>tial</w:t>
      </w:r>
      <w:r>
        <w:t xml:space="preserve"> attraction to objects may relate to hormonal characteristics. A large body of evidence from research with mammals shows strong effects of exposure to pre- and </w:t>
      </w:r>
      <w:proofErr w:type="spellStart"/>
      <w:r>
        <w:t>peri</w:t>
      </w:r>
      <w:proofErr w:type="spellEnd"/>
      <w:r>
        <w:t>-natal sex hormones on sex-related behaviours, including juvenile play (Meyer-</w:t>
      </w:r>
      <w:proofErr w:type="spellStart"/>
      <w:r>
        <w:t>Bahlburg</w:t>
      </w:r>
      <w:proofErr w:type="spellEnd"/>
      <w:r>
        <w:t xml:space="preserve">, </w:t>
      </w:r>
      <w:proofErr w:type="spellStart"/>
      <w:r>
        <w:t>Dolzal</w:t>
      </w:r>
      <w:proofErr w:type="spellEnd"/>
      <w:r>
        <w:t xml:space="preserve">, Baker, Carlson, Obeid &amp; New, (2004).  Both </w:t>
      </w:r>
      <w:r w:rsidRPr="003C01DA">
        <w:t xml:space="preserve">prenatally and </w:t>
      </w:r>
      <w:r>
        <w:t xml:space="preserve">during the first six </w:t>
      </w:r>
      <w:r w:rsidRPr="003C01DA">
        <w:t>months</w:t>
      </w:r>
      <w:r>
        <w:t xml:space="preserve"> of life,</w:t>
      </w:r>
      <w:r w:rsidRPr="003C01DA">
        <w:t xml:space="preserve"> </w:t>
      </w:r>
      <w:r>
        <w:t>b</w:t>
      </w:r>
      <w:r w:rsidRPr="003C01DA">
        <w:t xml:space="preserve">oys are </w:t>
      </w:r>
      <w:r>
        <w:t xml:space="preserve">typically </w:t>
      </w:r>
      <w:r w:rsidRPr="003C01DA">
        <w:t xml:space="preserve">exposed to higher levels of androgens than girls, </w:t>
      </w:r>
      <w:r>
        <w:t xml:space="preserve">resulting </w:t>
      </w:r>
      <w:r w:rsidRPr="003C01DA">
        <w:t>in masculini</w:t>
      </w:r>
      <w:r>
        <w:t>s</w:t>
      </w:r>
      <w:r w:rsidRPr="003C01DA">
        <w:t>ation of the n</w:t>
      </w:r>
      <w:r>
        <w:t xml:space="preserve">eural systems and of behaviour </w:t>
      </w:r>
      <w:r w:rsidR="00067FA4">
        <w:fldChar w:fldCharType="begin"/>
      </w:r>
      <w:r>
        <w:instrText xml:space="preserve"> ADDIN ZOTERO_ITEM CSL_CITATION {"citationID":"2i3ucc7kfe","properties":{"formattedCitation":"(Collaer &amp; Hines, 1995; Hines, 2004)","plainCitation":"(Collaer &amp; Hines, 1995; Hines, 2004)"},"citationItems":[{"id":189,"uris":["http://zotero.org/users/local/68R3OVFr/items/3XA7XDF3"],"uri":["http://zotero.org/users/local/68R3OVFr/items/3XA7XDF3"],"itemData":{"id":189,"type":"article-journal","title":"Human behavioral sex differences: a role for gonadal hormones during early development?","container-title":"Psychological bulletin","page":"55","volume":"118","issue":"1","source":"Google Scholar","shortTitle":"Human behavioral sex differences","author":[{"family":"Collaer","given":"Marcia L."},{"family":"Hines","given":"Melissa"}],"issued":{"date-parts":[["1995"]]},"accessed":{"date-parts":[["2015",6,10]]}}},{"id":221,"uris":["http://zotero.org/users/local/68R3OVFr/items/C2QVH5BE"],"uri":["http://zotero.org/users/local/68R3OVFr/items/C2QVH5BE"],"itemData":{"id":221,"type":"book","title":"Brain gender","publisher":"Oxford University Press","source":"Google Scholar","author":[{"family":"Hines","given":"Melissa"}],"issued":{"date-parts":[["2004"]]},"accessed":{"date-parts":[["2015",6,10]]}}}],"schema":"https://github.com/citation-style-language/schema/raw/master/csl-citation.json"} </w:instrText>
      </w:r>
      <w:r w:rsidR="00067FA4">
        <w:fldChar w:fldCharType="separate"/>
      </w:r>
      <w:r w:rsidRPr="00641A66">
        <w:t>(Collaer &amp; Hines, 1995; Hines, 2004)</w:t>
      </w:r>
      <w:r w:rsidR="00067FA4">
        <w:fldChar w:fldCharType="end"/>
      </w:r>
      <w:r w:rsidRPr="003C01DA">
        <w:t>.</w:t>
      </w:r>
      <w:r w:rsidR="00EE2F8B">
        <w:t xml:space="preserve">There is some evidence that </w:t>
      </w:r>
      <w:r w:rsidR="00CB7D0A">
        <w:t xml:space="preserve">levels of </w:t>
      </w:r>
      <w:r w:rsidR="00EE2F8B">
        <w:t>a</w:t>
      </w:r>
      <w:proofErr w:type="spellStart"/>
      <w:r w:rsidR="00284A5B">
        <w:rPr>
          <w:lang w:val="en-US"/>
        </w:rPr>
        <w:t>ndrogen</w:t>
      </w:r>
      <w:proofErr w:type="spellEnd"/>
      <w:r w:rsidR="00CB7D0A">
        <w:rPr>
          <w:lang w:val="en-US"/>
        </w:rPr>
        <w:t xml:space="preserve"> </w:t>
      </w:r>
      <w:r w:rsidR="00EE2F8B">
        <w:rPr>
          <w:lang w:val="en-US"/>
        </w:rPr>
        <w:t xml:space="preserve">exposure affects object preference in very young infants; </w:t>
      </w:r>
      <w:r w:rsidR="00121CF9">
        <w:rPr>
          <w:lang w:val="en-US"/>
        </w:rPr>
        <w:t xml:space="preserve">for example, in </w:t>
      </w:r>
      <w:r w:rsidR="00EE2F8B">
        <w:rPr>
          <w:lang w:val="en-US"/>
        </w:rPr>
        <w:t xml:space="preserve">a study of the visual preferences of </w:t>
      </w:r>
      <w:r w:rsidR="00284A5B" w:rsidRPr="00E338BD">
        <w:rPr>
          <w:lang w:val="en-US"/>
        </w:rPr>
        <w:t xml:space="preserve">3-8 month-old </w:t>
      </w:r>
      <w:r w:rsidR="00EE2F8B">
        <w:rPr>
          <w:lang w:val="en-US"/>
        </w:rPr>
        <w:t xml:space="preserve">infants, </w:t>
      </w:r>
      <w:r w:rsidR="00284A5B" w:rsidRPr="00E338BD">
        <w:rPr>
          <w:lang w:val="en-US"/>
        </w:rPr>
        <w:t>boys made more fixations</w:t>
      </w:r>
      <w:r w:rsidR="00EE2F8B">
        <w:rPr>
          <w:lang w:val="en-US"/>
        </w:rPr>
        <w:t xml:space="preserve"> to a </w:t>
      </w:r>
      <w:r w:rsidR="00284A5B" w:rsidRPr="00E338BD">
        <w:rPr>
          <w:lang w:val="en-US"/>
        </w:rPr>
        <w:t xml:space="preserve">truck </w:t>
      </w:r>
      <w:r w:rsidR="00EE2F8B">
        <w:rPr>
          <w:lang w:val="en-US"/>
        </w:rPr>
        <w:t xml:space="preserve">than a doll </w:t>
      </w:r>
      <w:r w:rsidR="00284A5B" w:rsidRPr="00E338BD">
        <w:rPr>
          <w:lang w:val="en-US"/>
        </w:rPr>
        <w:t>(d = .78)</w:t>
      </w:r>
      <w:r w:rsidR="00EE2F8B">
        <w:rPr>
          <w:lang w:val="en-US"/>
        </w:rPr>
        <w:t xml:space="preserve"> whereas </w:t>
      </w:r>
      <w:r w:rsidR="00EE2F8B" w:rsidRPr="00E338BD">
        <w:rPr>
          <w:lang w:val="en-US"/>
        </w:rPr>
        <w:t xml:space="preserve">girls </w:t>
      </w:r>
      <w:r w:rsidR="00EE2F8B">
        <w:rPr>
          <w:lang w:val="en-US"/>
        </w:rPr>
        <w:t xml:space="preserve">had </w:t>
      </w:r>
      <w:r w:rsidR="00EE2F8B" w:rsidRPr="00E338BD">
        <w:rPr>
          <w:lang w:val="en-US"/>
        </w:rPr>
        <w:t xml:space="preserve">more interest in </w:t>
      </w:r>
      <w:r w:rsidR="00EE2F8B">
        <w:rPr>
          <w:lang w:val="en-US"/>
        </w:rPr>
        <w:t>the doll than the</w:t>
      </w:r>
      <w:r w:rsidR="00EE2F8B" w:rsidRPr="00E338BD">
        <w:rPr>
          <w:lang w:val="en-US"/>
        </w:rPr>
        <w:t xml:space="preserve"> truck (d &gt; 1.0)</w:t>
      </w:r>
      <w:r w:rsidR="00284A5B" w:rsidRPr="00E338BD">
        <w:rPr>
          <w:lang w:val="en-US"/>
        </w:rPr>
        <w:t>.</w:t>
      </w:r>
      <w:r w:rsidR="00284A5B">
        <w:rPr>
          <w:lang w:val="en-US"/>
        </w:rPr>
        <w:t xml:space="preserve"> </w:t>
      </w:r>
      <w:r w:rsidR="00C838B1">
        <w:t>S</w:t>
      </w:r>
      <w:r w:rsidR="00C838B1" w:rsidRPr="003C01DA">
        <w:t>trong</w:t>
      </w:r>
      <w:r w:rsidR="00CB7D0A">
        <w:t>er</w:t>
      </w:r>
      <w:r w:rsidR="00C838B1" w:rsidRPr="003C01DA">
        <w:t xml:space="preserve"> evide</w:t>
      </w:r>
      <w:r w:rsidR="00C838B1">
        <w:t xml:space="preserve">nce of hormonal influence on toy preference </w:t>
      </w:r>
      <w:r w:rsidR="00C838B1" w:rsidRPr="003C01DA">
        <w:t xml:space="preserve">comes from clinical populations (e.g. </w:t>
      </w:r>
      <w:r w:rsidR="00067FA4">
        <w:fldChar w:fldCharType="begin"/>
      </w:r>
      <w:r w:rsidR="00C838B1">
        <w:instrText xml:space="preserve"> ADDIN ZOTERO_ITEM CSL_CITATION {"citationID":"2emcqialk1","properties":{"formattedCitation":"(Cohen-Bendahan, van de Beek, &amp; Berenbaum, 2005)","plainCitation":"(Cohen-Bendahan, van de Beek, &amp; Berenbaum, 2005)"},"citationItems":[{"id":187,"uris":["http://zotero.org/users/local/68R3OVFr/items/9Q7AV46B"],"uri":["http://zotero.org/users/local/68R3OVFr/items/9Q7AV46B"],"itemData":{"id":187,"type":"article-journal","title":"Prenatal sex hormone effects on child and adult sex-typed behavior: methods and findings","container-title":"Neuroscience &amp; Biobehavioral Reviews","page":"353–384","volume":"29","issue":"2","source":"Google Scholar","shortTitle":"Prenatal sex hormone effects on child and adult sex-typed behavior","author":[{"family":"Cohen-Bendahan","given":"Celina CC"},{"family":"van de Beek","given":"Cornelieke"},{"family":"Berenbaum","given":"Sheri A."}],"issued":{"date-parts":[["2005"]]},"accessed":{"date-parts":[["2015",6,10]]}}}],"schema":"https://github.com/citation-style-language/schema/raw/master/csl-citation.json"} </w:instrText>
      </w:r>
      <w:r w:rsidR="00067FA4">
        <w:fldChar w:fldCharType="separate"/>
      </w:r>
      <w:r w:rsidR="00C838B1" w:rsidRPr="00F1747E">
        <w:t>Cohen-Bendahan, van de Beek &amp; Berenbaum, 2005</w:t>
      </w:r>
      <w:r w:rsidR="00C838B1">
        <w:t xml:space="preserve">; </w:t>
      </w:r>
      <w:r w:rsidR="00067FA4">
        <w:fldChar w:fldCharType="end"/>
      </w:r>
      <w:r w:rsidR="00067FA4">
        <w:fldChar w:fldCharType="begin"/>
      </w:r>
      <w:r w:rsidR="00C838B1">
        <w:instrText xml:space="preserve"> ADDIN ZOTERO_ITEM CSL_CITATION {"citationID":"2nts82hjgn","properties":{"formattedCitation":"(Hines, Brook, &amp; Conway, 2004)","plainCitation":"(Hines, Brook, &amp; Conway, 2004)"},"citationItems":[{"id":223,"uris":["http://zotero.org/users/local/68R3OVFr/items/KGCXJZZK"],"uri":["http://zotero.org/users/local/68R3OVFr/items/KGCXJZZK"],"itemData":{"id":223,"type":"article-journal","title":"Androgen and psychosexual development: Core gender identity, sexual orientation, and recalled childhood gender role behavior in women and men with congenital adrenal hyperplasia (CAH)","container-title":"Journal of sex research","page":"75–81","volume":"41","issue":"1","source":"Google Scholar","shortTitle":"Androgen and psychosexual development","author":[{"family":"Hines","given":"Melissa"},{"family":"Brook","given":"Charles"},{"family":"Conway","given":"Gerard S."}],"issued":{"date-parts":[["2004"]]},"accessed":{"date-parts":[["2015",6,10]]}}}],"schema":"https://github.com/citation-style-language/schema/raw/master/csl-citation.json"} </w:instrText>
      </w:r>
      <w:r w:rsidR="00067FA4">
        <w:fldChar w:fldCharType="separate"/>
      </w:r>
      <w:r w:rsidR="00C838B1" w:rsidRPr="00F1747E">
        <w:t>Hines, Brook, &amp; Conway, 2004</w:t>
      </w:r>
      <w:r w:rsidR="00067FA4">
        <w:fldChar w:fldCharType="end"/>
      </w:r>
      <w:r w:rsidR="00C838B1" w:rsidRPr="003C01DA">
        <w:t xml:space="preserve">).  </w:t>
      </w:r>
      <w:r w:rsidR="00CF40C1">
        <w:t>A review of studies of the effect of testosterone concentrations on human development indicates the contribution of this hormone to the masculinisation of behaviour (Alexander, 2014).</w:t>
      </w:r>
      <w:r w:rsidR="00121CF9">
        <w:t>G</w:t>
      </w:r>
      <w:r w:rsidR="00C838B1" w:rsidRPr="003C01DA">
        <w:t xml:space="preserve">irls with congenital adrenal </w:t>
      </w:r>
      <w:r w:rsidR="00C838B1">
        <w:t>hyperplasia</w:t>
      </w:r>
      <w:r w:rsidR="00C838B1" w:rsidRPr="003C01DA">
        <w:t xml:space="preserve"> </w:t>
      </w:r>
      <w:r w:rsidR="00C838B1">
        <w:t xml:space="preserve">who </w:t>
      </w:r>
      <w:r w:rsidR="00C838B1" w:rsidRPr="003C01DA">
        <w:t>are exposed to higher levels</w:t>
      </w:r>
      <w:r w:rsidR="00C838B1">
        <w:t xml:space="preserve"> of androgens than other </w:t>
      </w:r>
      <w:r w:rsidR="00C838B1">
        <w:lastRenderedPageBreak/>
        <w:t>girls</w:t>
      </w:r>
      <w:r w:rsidR="00C838B1" w:rsidRPr="003C01DA">
        <w:t xml:space="preserve"> show</w:t>
      </w:r>
      <w:r w:rsidR="00C838B1">
        <w:t xml:space="preserve"> correspondingly greater interest in </w:t>
      </w:r>
      <w:r w:rsidR="00C838B1" w:rsidRPr="003C01DA">
        <w:t>‘male-typed’</w:t>
      </w:r>
      <w:r w:rsidR="00C838B1">
        <w:t xml:space="preserve"> over </w:t>
      </w:r>
      <w:r w:rsidR="00C838B1" w:rsidRPr="003C01DA">
        <w:t xml:space="preserve">‘female-typed’ toys </w:t>
      </w:r>
      <w:r w:rsidR="00067FA4">
        <w:fldChar w:fldCharType="begin"/>
      </w:r>
      <w:r w:rsidR="00C838B1">
        <w:instrText xml:space="preserve"> ADDIN ZOTERO_ITEM CSL_CITATION {"citationID":"d4kau4pq4","properties":{"formattedCitation":"(Hines, 2004)","plainCitation":"(Hines, 2004)"},"citationItems":[{"id":221,"uris":["http://zotero.org/users/local/68R3OVFr/items/C2QVH5BE"],"uri":["http://zotero.org/users/local/68R3OVFr/items/C2QVH5BE"],"itemData":{"id":221,"type":"book","title":"Brain gender","publisher":"Oxford University Press","source":"Google Scholar","author":[{"family":"Hines","given":"Melissa"}],"issued":{"date-parts":[["2004"]]},"accessed":{"date-parts":[["2015",6,10]]}}}],"schema":"https://github.com/citation-style-language/schema/raw/master/csl-citation.json"} </w:instrText>
      </w:r>
      <w:r w:rsidR="00067FA4">
        <w:fldChar w:fldCharType="separate"/>
      </w:r>
      <w:r w:rsidR="00C838B1" w:rsidRPr="00F1747E">
        <w:t>(Hines, 2004</w:t>
      </w:r>
      <w:r w:rsidR="00FF7A74">
        <w:t xml:space="preserve">; </w:t>
      </w:r>
      <w:r w:rsidR="00067FA4">
        <w:fldChar w:fldCharType="end"/>
      </w:r>
      <w:r w:rsidR="00FF7A74">
        <w:t>Meyer-</w:t>
      </w:r>
      <w:proofErr w:type="spellStart"/>
      <w:r w:rsidR="00FF7A74">
        <w:t>Bahlberg</w:t>
      </w:r>
      <w:proofErr w:type="spellEnd"/>
      <w:r w:rsidR="00FF7A74">
        <w:t xml:space="preserve"> et al.,</w:t>
      </w:r>
      <w:r w:rsidR="003818E0">
        <w:t xml:space="preserve">2004) </w:t>
      </w:r>
      <w:r w:rsidR="00FF7A74">
        <w:t>and g</w:t>
      </w:r>
      <w:r w:rsidR="003D3EC0">
        <w:t xml:space="preserve">irls more affected by CAH showed greater interest in </w:t>
      </w:r>
      <w:r w:rsidR="002A03F5">
        <w:t>‘</w:t>
      </w:r>
      <w:r w:rsidR="003D3EC0">
        <w:t>male-typed</w:t>
      </w:r>
      <w:r w:rsidR="002A03F5">
        <w:t>’</w:t>
      </w:r>
      <w:r w:rsidR="003D3EC0">
        <w:t xml:space="preserve"> toys than those less affected by the condition (van de </w:t>
      </w:r>
      <w:proofErr w:type="spellStart"/>
      <w:r w:rsidR="003D3EC0">
        <w:t>Beek</w:t>
      </w:r>
      <w:proofErr w:type="spellEnd"/>
      <w:r w:rsidR="003D3EC0">
        <w:t xml:space="preserve"> et al., 2009).</w:t>
      </w:r>
      <w:r w:rsidR="003818E0">
        <w:t xml:space="preserve"> </w:t>
      </w:r>
      <w:r w:rsidR="00861452">
        <w:t xml:space="preserve">    </w:t>
      </w:r>
    </w:p>
    <w:p w:rsidR="00C838B1" w:rsidRPr="00C477A6" w:rsidRDefault="000151BE" w:rsidP="00D75B5E">
      <w:pPr>
        <w:autoSpaceDE w:val="0"/>
        <w:autoSpaceDN w:val="0"/>
        <w:adjustRightInd w:val="0"/>
        <w:spacing w:line="480" w:lineRule="auto"/>
        <w:ind w:firstLine="720"/>
      </w:pPr>
      <w:r>
        <w:t xml:space="preserve">Further </w:t>
      </w:r>
      <w:r w:rsidR="00A81351">
        <w:t>indications</w:t>
      </w:r>
      <w:r>
        <w:t xml:space="preserve"> o</w:t>
      </w:r>
      <w:r w:rsidR="00A81351">
        <w:t>f</w:t>
      </w:r>
      <w:r w:rsidR="00CF40C1">
        <w:t xml:space="preserve"> relevant </w:t>
      </w:r>
      <w:r>
        <w:t>biological predisposition</w:t>
      </w:r>
      <w:r w:rsidR="00CF40C1">
        <w:t>s</w:t>
      </w:r>
      <w:r w:rsidR="00A81351">
        <w:t xml:space="preserve"> arise from the findings of s</w:t>
      </w:r>
      <w:r w:rsidR="00C838B1">
        <w:t>ex-differences in object preference</w:t>
      </w:r>
      <w:r w:rsidR="00A81351">
        <w:t xml:space="preserve"> among</w:t>
      </w:r>
      <w:r w:rsidR="00C838B1">
        <w:t xml:space="preserve"> </w:t>
      </w:r>
      <w:r w:rsidR="00DE0E2F">
        <w:t xml:space="preserve">non-human </w:t>
      </w:r>
      <w:r w:rsidR="00C838B1">
        <w:t xml:space="preserve">primates: female </w:t>
      </w:r>
      <w:proofErr w:type="spellStart"/>
      <w:r w:rsidR="00C838B1" w:rsidRPr="00C477A6">
        <w:t>ve</w:t>
      </w:r>
      <w:r w:rsidR="00C838B1">
        <w:t>rvet</w:t>
      </w:r>
      <w:proofErr w:type="spellEnd"/>
      <w:r w:rsidR="00C838B1">
        <w:t xml:space="preserve"> monkeys make more </w:t>
      </w:r>
      <w:r w:rsidR="00C838B1" w:rsidRPr="00C477A6">
        <w:t xml:space="preserve">contact </w:t>
      </w:r>
      <w:r w:rsidR="00C838B1">
        <w:t xml:space="preserve">with </w:t>
      </w:r>
      <w:r w:rsidR="00C838B1" w:rsidRPr="00C477A6">
        <w:t>a doll and a cookin</w:t>
      </w:r>
      <w:r w:rsidR="00C838B1">
        <w:t>g pot than males do, whereas males spend</w:t>
      </w:r>
      <w:r w:rsidR="00C838B1" w:rsidRPr="00C477A6">
        <w:t xml:space="preserve"> longer </w:t>
      </w:r>
      <w:r w:rsidR="00C838B1">
        <w:t xml:space="preserve">than females </w:t>
      </w:r>
      <w:r w:rsidR="00C838B1" w:rsidRPr="00C477A6">
        <w:t>manipulating a car and a ball</w:t>
      </w:r>
      <w:r w:rsidR="00C838B1">
        <w:t xml:space="preserve"> </w:t>
      </w:r>
      <w:r w:rsidR="00C838B1" w:rsidRPr="00C477A6">
        <w:t>(Alexander &amp; Hines, 2002)</w:t>
      </w:r>
      <w:r w:rsidR="00C838B1">
        <w:t xml:space="preserve"> and male</w:t>
      </w:r>
      <w:r w:rsidR="00C838B1" w:rsidRPr="00C477A6">
        <w:t xml:space="preserve"> </w:t>
      </w:r>
      <w:r w:rsidR="00C838B1">
        <w:t xml:space="preserve">rhesus </w:t>
      </w:r>
      <w:r w:rsidR="00C838B1" w:rsidRPr="00C477A6">
        <w:t xml:space="preserve">monkeys </w:t>
      </w:r>
      <w:r w:rsidR="00C838B1">
        <w:t xml:space="preserve">prefer </w:t>
      </w:r>
      <w:r w:rsidR="00C838B1" w:rsidRPr="00C477A6">
        <w:t xml:space="preserve">wheeled </w:t>
      </w:r>
      <w:r w:rsidR="00C838B1">
        <w:t xml:space="preserve">over non-wheeled plush </w:t>
      </w:r>
      <w:r w:rsidR="00C838B1" w:rsidRPr="00C477A6">
        <w:t>toys (</w:t>
      </w:r>
      <w:proofErr w:type="spellStart"/>
      <w:r w:rsidR="00C838B1" w:rsidRPr="00C477A6">
        <w:t>Hassett</w:t>
      </w:r>
      <w:proofErr w:type="spellEnd"/>
      <w:r w:rsidR="00C838B1" w:rsidRPr="00C477A6">
        <w:t xml:space="preserve">, Siebert &amp; </w:t>
      </w:r>
      <w:proofErr w:type="spellStart"/>
      <w:r w:rsidR="00C838B1" w:rsidRPr="00C477A6">
        <w:t>Wallen</w:t>
      </w:r>
      <w:proofErr w:type="spellEnd"/>
      <w:r w:rsidR="00C838B1" w:rsidRPr="00C477A6">
        <w:t xml:space="preserve">, 2008).  </w:t>
      </w:r>
    </w:p>
    <w:p w:rsidR="00C838B1" w:rsidRDefault="00C838B1" w:rsidP="00D75B5E">
      <w:pPr>
        <w:autoSpaceDE w:val="0"/>
        <w:autoSpaceDN w:val="0"/>
        <w:adjustRightInd w:val="0"/>
        <w:spacing w:line="480" w:lineRule="auto"/>
        <w:ind w:firstLine="720"/>
        <w:rPr>
          <w:b/>
        </w:rPr>
      </w:pPr>
      <w:r>
        <w:t>In general, b</w:t>
      </w:r>
      <w:r w:rsidRPr="003C01DA">
        <w:t xml:space="preserve">iological explanations predict continuity in </w:t>
      </w:r>
      <w:r>
        <w:t xml:space="preserve">boys’ and girls’ </w:t>
      </w:r>
      <w:r w:rsidRPr="003C01DA">
        <w:t xml:space="preserve">object preferences </w:t>
      </w:r>
      <w:r>
        <w:t xml:space="preserve">over late infancy and childhood </w:t>
      </w:r>
      <w:r w:rsidRPr="003C01DA">
        <w:t>and across contexts of testing</w:t>
      </w:r>
      <w:r>
        <w:t xml:space="preserve">. </w:t>
      </w:r>
    </w:p>
    <w:p w:rsidR="00D75B5E" w:rsidRDefault="00D75B5E" w:rsidP="00D75B5E">
      <w:pPr>
        <w:spacing w:line="480" w:lineRule="auto"/>
        <w:rPr>
          <w:b/>
        </w:rPr>
      </w:pPr>
      <w:r>
        <w:rPr>
          <w:b/>
        </w:rPr>
        <w:t xml:space="preserve">1.2 </w:t>
      </w:r>
      <w:r w:rsidR="00C838B1" w:rsidRPr="003C01DA">
        <w:rPr>
          <w:b/>
        </w:rPr>
        <w:t xml:space="preserve">The </w:t>
      </w:r>
      <w:r w:rsidR="00C838B1">
        <w:rPr>
          <w:b/>
        </w:rPr>
        <w:t>Effects of Socialisation a</w:t>
      </w:r>
      <w:r w:rsidR="00C838B1" w:rsidRPr="003C01DA">
        <w:rPr>
          <w:b/>
        </w:rPr>
        <w:t xml:space="preserve">nd </w:t>
      </w:r>
      <w:r w:rsidR="00C838B1">
        <w:rPr>
          <w:b/>
        </w:rPr>
        <w:t>Study Setting</w:t>
      </w:r>
    </w:p>
    <w:p w:rsidR="00C838B1" w:rsidRPr="00F81072" w:rsidRDefault="00C838B1" w:rsidP="00D75B5E">
      <w:pPr>
        <w:spacing w:line="480" w:lineRule="auto"/>
        <w:rPr>
          <w:b/>
        </w:rPr>
      </w:pPr>
      <w:r w:rsidRPr="00F81072">
        <w:t xml:space="preserve">Various environmental processes involving the attitudes and behaviour of parents and other children may </w:t>
      </w:r>
      <w:r>
        <w:t>modify</w:t>
      </w:r>
      <w:r w:rsidRPr="00F81072">
        <w:t xml:space="preserve"> children’s toy preferences and </w:t>
      </w:r>
      <w:r>
        <w:t>is likely to vary by age and</w:t>
      </w:r>
      <w:r w:rsidRPr="00F81072">
        <w:t xml:space="preserve"> cultural norms. </w:t>
      </w:r>
    </w:p>
    <w:p w:rsidR="00C838B1" w:rsidRDefault="00C838B1" w:rsidP="00C838B1">
      <w:pPr>
        <w:autoSpaceDE w:val="0"/>
        <w:autoSpaceDN w:val="0"/>
        <w:adjustRightInd w:val="0"/>
        <w:spacing w:line="480" w:lineRule="auto"/>
      </w:pPr>
      <w:r>
        <w:t>Although p</w:t>
      </w:r>
      <w:r w:rsidRPr="003C01DA">
        <w:t xml:space="preserve">arents’ </w:t>
      </w:r>
      <w:r>
        <w:t xml:space="preserve">reported </w:t>
      </w:r>
      <w:r w:rsidRPr="003C01DA">
        <w:t xml:space="preserve">opinions </w:t>
      </w:r>
      <w:r>
        <w:t xml:space="preserve">on gender stereotypes do </w:t>
      </w:r>
      <w:r w:rsidRPr="003C01DA">
        <w:t>not correlate</w:t>
      </w:r>
      <w:r>
        <w:t xml:space="preserve"> strongly</w:t>
      </w:r>
      <w:r w:rsidRPr="003C01DA">
        <w:t xml:space="preserve"> with </w:t>
      </w:r>
      <w:r>
        <w:t>their children’s behaviour</w:t>
      </w:r>
      <w:r w:rsidRPr="003C01DA">
        <w:t xml:space="preserve"> </w:t>
      </w:r>
      <w:r w:rsidR="00067FA4">
        <w:fldChar w:fldCharType="begin"/>
      </w:r>
      <w:r>
        <w:instrText xml:space="preserve"> ADDIN ZOTERO_ITEM CSL_CITATION {"citationID":"1diu2tsrj3","properties":{"formattedCitation":"(Fagot, 1974; Smith &amp; Daglish, 1977; Turner &amp; Gervai, 1995)","plainCitation":"(Fagot, 1974; Smith &amp; Daglish, 1977; Turner &amp; Gervai, 1995)"},"citationItems":[{"id":209,"uris":["http://zotero.org/users/local/68R3OVFr/items/MNSI5H78"],"uri":["http://zotero.org/users/local/68R3OVFr/items/MNSI5H78"],"itemData":{"id":209,"type":"article-journal","title":"Sex differences in toddlers' behavior and parental reaction.","container-title":"Developmental Psychology","page":"554","volume":"10","issue":"4","source":"Google Scholar","author":[{"family":"Fagot","given":"Beverly I."}],"issued":{"date-parts":[["1974"]]},"accessed":{"date-parts":[["2015",6,10]]}}},{"id":329,"uris":["http://zotero.org/users/local/68R3OVFr/items/PQ4RJ4RH"],"uri":["http://zotero.org/users/local/68R3OVFr/items/PQ4RJ4RH"],"itemData":{"id":329,"type":"article-journal","title":"Sex differences in parent and infant behavior in the home","container-title":"Child Development","page":"1250–1254","source":"Google Scholar","author":[{"family":"Smith","given":"Peter K."},{"family":"Daglish","given":"Linda"}],"issued":{"date-parts":[["1977"]]},"accessed":{"date-parts":[["2015",6,10]]}}},{"id":339,"uris":["http://zotero.org/users/local/68R3OVFr/items/USERQXWB"],"uri":["http://zotero.org/users/local/68R3OVFr/items/USERQXWB"],"itemData":{"id":339,"type":"article-journal","title":"A multidimensional study of gender typing in preschool children and their parents: Personality, attitudes, preferences, behavior, and cultural differences.","container-title":"Developmental Psychology","page":"759","volume":"31","issue":"5","source":"Google Scholar","shortTitle":"A multidimensional study of gender typing in preschool children and their parents","author":[{"family":"Turner","given":"Patricia J."},{"family":"Gervai","given":"Judit"}],"issued":{"date-parts":[["1995"]]},"accessed":{"date-parts":[["2015",6,10]]}}}],"schema":"https://github.com/citation-style-language/schema/raw/master/csl-citation.json"} </w:instrText>
      </w:r>
      <w:r w:rsidR="00067FA4">
        <w:fldChar w:fldCharType="separate"/>
      </w:r>
      <w:r w:rsidRPr="0055512C">
        <w:t>(Fagot, 1974; Smith &amp; Daglish, 1977)</w:t>
      </w:r>
      <w:r w:rsidR="00067FA4">
        <w:fldChar w:fldCharType="end"/>
      </w:r>
      <w:r>
        <w:t xml:space="preserve">, parent behaviour </w:t>
      </w:r>
      <w:r w:rsidRPr="003C01DA">
        <w:t>may</w:t>
      </w:r>
      <w:r>
        <w:t>;</w:t>
      </w:r>
      <w:r w:rsidRPr="003C01DA">
        <w:t xml:space="preserve"> </w:t>
      </w:r>
      <w:r>
        <w:t>a meta-analysis indicates that p</w:t>
      </w:r>
      <w:r w:rsidRPr="003C01DA">
        <w:t xml:space="preserve">arents encourage </w:t>
      </w:r>
      <w:r>
        <w:t>gender</w:t>
      </w:r>
      <w:r w:rsidRPr="003C01DA">
        <w:t>-typed activities</w:t>
      </w:r>
      <w:r>
        <w:t xml:space="preserve">, though decreasingly so as children grow older </w:t>
      </w:r>
      <w:r w:rsidR="00067FA4">
        <w:fldChar w:fldCharType="begin"/>
      </w:r>
      <w:r>
        <w:instrText xml:space="preserve"> ADDIN ZOTERO_ITEM CSL_CITATION {"citationID":"2klqjuls3a","properties":{"formattedCitation":"(Lytton &amp; Romney, 1991)","plainCitation":"(Lytton &amp; Romney, 1991)"},"citationItems":[{"id":248,"uris":["http://zotero.org/users/local/68R3OVFr/items/DCGJHIIW"],"uri":["http://zotero.org/users/local/68R3OVFr/items/DCGJHIIW"],"itemData":{"id":248,"type":"article-journal","title":"Parents' differential socialization of boys and girls: A meta-analysis.","container-title":"Psychological Bulletin","page":"267","volume":"109","issue":"2","source":"Google Scholar","shortTitle":"Parents' differential socialization of boys and girls","author":[{"family":"Lytton","given":"Hugh"},{"family":"Romney","given":"David M."}],"issued":{"date-parts":[["1991"]]},"accessed":{"date-parts":[["2015",6,10]]}}}],"schema":"https://github.com/citation-style-language/schema/raw/master/csl-citation.json"} </w:instrText>
      </w:r>
      <w:r w:rsidR="00067FA4">
        <w:fldChar w:fldCharType="separate"/>
      </w:r>
      <w:r w:rsidRPr="0055512C">
        <w:t>(Lytton &amp; Romney, 1991)</w:t>
      </w:r>
      <w:r w:rsidR="00067FA4">
        <w:fldChar w:fldCharType="end"/>
      </w:r>
      <w:r w:rsidRPr="003C01DA">
        <w:t xml:space="preserve">. </w:t>
      </w:r>
      <w:r>
        <w:t>A social context where a parent is present may therefore incline a younger child to exhibit stereotypical preferences.</w:t>
      </w:r>
      <w:r w:rsidRPr="001F4990">
        <w:t xml:space="preserve"> </w:t>
      </w:r>
      <w:r>
        <w:t xml:space="preserve">However, some recent studies show that infants engage more </w:t>
      </w:r>
      <w:r w:rsidRPr="003C01DA">
        <w:t xml:space="preserve">in </w:t>
      </w:r>
      <w:r>
        <w:t>‘gender</w:t>
      </w:r>
      <w:r w:rsidRPr="003C01DA">
        <w:t>-typed</w:t>
      </w:r>
      <w:r>
        <w:t>’</w:t>
      </w:r>
      <w:r w:rsidRPr="003C01DA">
        <w:t xml:space="preserve"> play when alone than with </w:t>
      </w:r>
      <w:r>
        <w:t xml:space="preserve">a parent </w:t>
      </w:r>
      <w:r w:rsidR="00067FA4">
        <w:fldChar w:fldCharType="begin"/>
      </w:r>
      <w:r>
        <w:instrText xml:space="preserve"> ADDIN ZOTERO_ITEM CSL_CITATION {"citationID":"14gbapgg1j","properties":{"formattedCitation":"(Zosuls et al., 2009)","plainCitation":"(Zosuls et al., 2009)"},"citationItems":[{"id":356,"uris":["http://zotero.org/users/local/68R3OVFr/items/UAHNP8QF"],"uri":["http://zotero.org/users/local/68R3OVFr/items/UAHNP8QF"],"itemData":{"id":356,"type":"article-journal","title":"The acquisition of gender labels in infancy: Implications for gender-typed play.","container-title":"Developmental Psychology","page":"688","volume":"45","issue":"3","source":"Google Scholar","shortTitle":"The acquisition of gender labels in infancy","author":[{"family":"Zosuls","given":"Kristina M."},{"family":"Ruble","given":"Diane N."},{"family":"Tamis-LeMonda","given":"Catherine S."},{"family":"Shrout","given":"Patrick E."},{"family":"Bornstein","given":"Marc H."},{"family":"Greulich","given":"Faith K."}],"issued":{"date-parts":[["2009"]]},"accessed":{"date-parts":[["2015",6,10]]}}}],"schema":"https://github.com/citation-style-language/schema/raw/master/csl-citation.json"} </w:instrText>
      </w:r>
      <w:r w:rsidR="00067FA4">
        <w:fldChar w:fldCharType="separate"/>
      </w:r>
      <w:r w:rsidRPr="0055512C">
        <w:t>(Zosuls et al., 2009)</w:t>
      </w:r>
      <w:r w:rsidR="00067FA4">
        <w:fldChar w:fldCharType="end"/>
      </w:r>
      <w:r>
        <w:t xml:space="preserve">, as do typically-developing girls, but not boys </w:t>
      </w:r>
      <w:r w:rsidR="00067FA4">
        <w:fldChar w:fldCharType="begin"/>
      </w:r>
      <w:r>
        <w:instrText xml:space="preserve"> ADDIN ZOTERO_ITEM CSL_CITATION {"citationID":"1hv117gfnr","properties":{"formattedCitation":"(Pasterski et al., 2005)","plainCitation":"(Pasterski et al., 2005)"},"citationItems":[{"id":277,"uris":["http://zotero.org/users/local/68R3OVFr/items/GSM4S4WK"],"uri":["http://zotero.org/users/local/68R3OVFr/items/GSM4S4WK"],"itemData":{"id":277,"type":"article-journal","title":"Prenatal hormones and postnatal socialization by parents as determinants of male-typical toy play in girls with congenital adrenal hyperplasia","container-title":"Child development","page":"264–278","volume":"76","issue":"1","source":"Google Scholar","author":[{"family":"Pasterski","given":"Vickie L."},{"family":"Geffner","given":"Mitchell E."},{"family":"Brain","given":"Caroline"},{"family":"Hindmarsh","given":"Peter"},{"family":"Brook","given":"Charles"},{"family":"Hines","given":"Melissa"}],"issued":{"date-parts":[["2005"]]},"accessed":{"date-parts":[["2015",6,10]]}}}],"schema":"https://github.com/citation-style-language/schema/raw/master/csl-citation.json"} </w:instrText>
      </w:r>
      <w:r w:rsidR="00067FA4">
        <w:fldChar w:fldCharType="separate"/>
      </w:r>
      <w:r w:rsidRPr="0055512C">
        <w:t>(Pasterski et al., 2005)</w:t>
      </w:r>
      <w:r w:rsidR="00067FA4">
        <w:fldChar w:fldCharType="end"/>
      </w:r>
      <w:r>
        <w:t>.</w:t>
      </w:r>
      <w:r w:rsidRPr="003C01DA">
        <w:t xml:space="preserve"> </w:t>
      </w:r>
      <w:r>
        <w:t xml:space="preserve">The effect of socialisation may depend on parent and child sex, and vary as parents redefine their roles in interaction with the knowledge and perceived needs of younger and older children.  </w:t>
      </w:r>
    </w:p>
    <w:p w:rsidR="00C838B1" w:rsidRDefault="00C838B1" w:rsidP="00C838B1">
      <w:pPr>
        <w:autoSpaceDE w:val="0"/>
        <w:autoSpaceDN w:val="0"/>
        <w:adjustRightInd w:val="0"/>
        <w:spacing w:line="480" w:lineRule="auto"/>
      </w:pPr>
      <w:r>
        <w:lastRenderedPageBreak/>
        <w:t xml:space="preserve"> </w:t>
      </w:r>
      <w:r w:rsidR="00E722AC">
        <w:tab/>
      </w:r>
      <w:r>
        <w:t>When the play-partner is another child</w:t>
      </w:r>
      <w:r w:rsidRPr="003C01DA">
        <w:t xml:space="preserve">, </w:t>
      </w:r>
      <w:r>
        <w:t>‘gender</w:t>
      </w:r>
      <w:r w:rsidRPr="003C01DA">
        <w:t>-typed</w:t>
      </w:r>
      <w:r>
        <w:t>’</w:t>
      </w:r>
      <w:r w:rsidRPr="003C01DA">
        <w:t xml:space="preserve"> play is </w:t>
      </w:r>
      <w:r>
        <w:t>typically increased; p</w:t>
      </w:r>
      <w:r w:rsidRPr="003C01DA">
        <w:t xml:space="preserve">re-school children spend less time playing with </w:t>
      </w:r>
      <w:r>
        <w:t>‘</w:t>
      </w:r>
      <w:r w:rsidRPr="003C01DA">
        <w:t>o</w:t>
      </w:r>
      <w:r>
        <w:t>ther</w:t>
      </w:r>
      <w:r w:rsidRPr="003C01DA">
        <w:t>-</w:t>
      </w:r>
      <w:r>
        <w:t>gender</w:t>
      </w:r>
      <w:r w:rsidRPr="003C01DA">
        <w:t>-typed</w:t>
      </w:r>
      <w:r>
        <w:t>’</w:t>
      </w:r>
      <w:r w:rsidRPr="003C01DA">
        <w:t xml:space="preserve"> toys with a peer than in solitary play </w:t>
      </w:r>
      <w:r w:rsidR="00067FA4">
        <w:fldChar w:fldCharType="begin"/>
      </w:r>
      <w:r>
        <w:instrText xml:space="preserve"> ADDIN ZOTERO_ITEM CSL_CITATION {"citationID":"3glc1t7q6","properties":{"formattedCitation":"(Serbin, Connor, Burchardt, &amp; Citron, 1979)","plainCitation":"(Serbin, Connor, Burchardt, &amp; Citron, 1979)"},"citationItems":[{"id":311,"uris":["http://zotero.org/users/local/68R3OVFr/items/RK483AVB"],"uri":["http://zotero.org/users/local/68R3OVFr/items/RK483AVB"],"itemData":{"id":311,"type":"article-journal","title":"Effects of peer presence on sex-typing of children's play behavior","container-title":"Journal of Experimental Child Psychology","page":"303–309","volume":"27","issue":"2","source":"Google Scholar","author":[{"family":"Serbin","given":"Lisa A."},{"family":"Connor","given":"Jane M."},{"family":"Burchardt","given":"Carol J."},{"family":"Citron","given":"Cheryl C."}],"issued":{"date-parts":[["1979"]]},"accessed":{"date-parts":[["2015",6,10]]}}}],"schema":"https://github.com/citation-style-language/schema/raw/master/csl-citation.json"} </w:instrText>
      </w:r>
      <w:r w:rsidR="00067FA4">
        <w:fldChar w:fldCharType="separate"/>
      </w:r>
      <w:r w:rsidRPr="00A84F0C">
        <w:t>(Serbin, Connor, Burchardt &amp; Citron, 1979)</w:t>
      </w:r>
      <w:r w:rsidR="00067FA4">
        <w:fldChar w:fldCharType="end"/>
      </w:r>
      <w:r w:rsidRPr="003C01DA">
        <w:t xml:space="preserve"> and children’s behavio</w:t>
      </w:r>
      <w:r>
        <w:t>u</w:t>
      </w:r>
      <w:r w:rsidRPr="003C01DA">
        <w:t xml:space="preserve">r is more </w:t>
      </w:r>
      <w:r>
        <w:t xml:space="preserve">highly </w:t>
      </w:r>
      <w:r w:rsidRPr="003C01DA">
        <w:t>stere</w:t>
      </w:r>
      <w:r>
        <w:t>otyped in group than dyadic situations</w:t>
      </w:r>
      <w:r w:rsidRPr="003C01DA">
        <w:t xml:space="preserve"> </w:t>
      </w:r>
      <w:r w:rsidR="00067FA4">
        <w:fldChar w:fldCharType="begin"/>
      </w:r>
      <w:r>
        <w:instrText xml:space="preserve"> ADDIN ZOTERO_ITEM CSL_CITATION {"citationID":"24pualkbqa","properties":{"formattedCitation":"(Fabes, Martin, &amp; Hanish, 2003)","plainCitation":"(Fabes, Martin, &amp; Hanish, 2003)"},"citationItems":[{"id":203,"uris":["http://zotero.org/users/local/68R3OVFr/items/DKFGFV8V"],"uri":["http://zotero.org/users/local/68R3OVFr/items/DKFGFV8V"],"itemData":{"id":203,"type":"article-journal","title":"Young Children's Play Qualities in Same-, Other-, and Mixed-Sex Peer Groups","container-title":"Child development","page":"921–932","volume":"74","issue":"3","source":"Google Scholar","author":[{"family":"Fabes","given":"Richard A."},{"family":"Martin","given":"Carol Lynn"},{"family":"Hanish","given":"Laura D."}],"issued":{"date-parts":[["2003"]]},"accessed":{"date-parts":[["2015",6,10]]}}}],"schema":"https://github.com/citation-style-language/schema/raw/master/csl-citation.json"} </w:instrText>
      </w:r>
      <w:r w:rsidR="00067FA4">
        <w:fldChar w:fldCharType="separate"/>
      </w:r>
      <w:r w:rsidRPr="00A84F0C">
        <w:t>(Fabes, Martin &amp; Hanish, 2003</w:t>
      </w:r>
      <w:r>
        <w:t>; Banerjee &amp; Lintern, 2000</w:t>
      </w:r>
      <w:r w:rsidRPr="00A84F0C">
        <w:t>)</w:t>
      </w:r>
      <w:r w:rsidR="00067FA4">
        <w:fldChar w:fldCharType="end"/>
      </w:r>
      <w:r w:rsidRPr="003C01DA">
        <w:t xml:space="preserve">.  </w:t>
      </w:r>
      <w:r>
        <w:t xml:space="preserve">Children engage more with same-sex than other-sex peers (Hines &amp; Kaufman, 1994; Martin &amp; </w:t>
      </w:r>
      <w:proofErr w:type="spellStart"/>
      <w:r w:rsidRPr="00EA23E1">
        <w:t>Fabes</w:t>
      </w:r>
      <w:proofErr w:type="spellEnd"/>
      <w:r>
        <w:t xml:space="preserve">, 2001) and, in such contexts, their toy preferences may reflect their motivation to conform to sex-role stereotypes as much as individual preference. </w:t>
      </w:r>
    </w:p>
    <w:p w:rsidR="00C838B1" w:rsidRDefault="00C838B1" w:rsidP="00C838B1">
      <w:pPr>
        <w:autoSpaceDE w:val="0"/>
        <w:autoSpaceDN w:val="0"/>
        <w:adjustRightInd w:val="0"/>
        <w:spacing w:line="480" w:lineRule="auto"/>
      </w:pPr>
      <w:r>
        <w:t xml:space="preserve">Typically, parents’ differential socialisation of boys and girls as well as children’s own attitudes, are likely to reflect their cultural context. </w:t>
      </w:r>
      <w:r w:rsidR="00067FA4">
        <w:fldChar w:fldCharType="begin"/>
      </w:r>
      <w:r>
        <w:instrText xml:space="preserve"> ADDIN ZOTERO_ITEM CSL_CITATION {"citationID":"245v41ivde","properties":{"formattedCitation":"(Lytton &amp; Romney, 1991)","plainCitation":"(Lytton &amp; Romney, 1991)"},"citationItems":[{"id":248,"uris":["http://zotero.org/users/local/68R3OVFr/items/DCGJHIIW"],"uri":["http://zotero.org/users/local/68R3OVFr/items/DCGJHIIW"],"itemData":{"id":248,"type":"article-journal","title":"Parents' differential socialization of boys and girls: A meta-analysis.","container-title":"Psychological Bulletin","page":"267","volume":"109","issue":"2","source":"Google Scholar","shortTitle":"Parents' differential socialization of boys and girls","author":[{"family":"Lytton","given":"Hugh"},{"family":"Romney","given":"David M."}],"issued":{"date-parts":[["1991"]]},"accessed":{"date-parts":[["2015",6,10]]}}}],"schema":"https://github.com/citation-style-language/schema/raw/master/csl-citation.json"} </w:instrText>
      </w:r>
      <w:r w:rsidR="00067FA4">
        <w:fldChar w:fldCharType="separate"/>
      </w:r>
      <w:r w:rsidRPr="00417840">
        <w:t>Lytton &amp; Romney</w:t>
      </w:r>
      <w:r>
        <w:t>'s (</w:t>
      </w:r>
      <w:r w:rsidRPr="00417840">
        <w:t>1991)</w:t>
      </w:r>
      <w:r w:rsidR="00067FA4">
        <w:fldChar w:fldCharType="end"/>
      </w:r>
      <w:r>
        <w:t xml:space="preserve">’s </w:t>
      </w:r>
      <w:r w:rsidRPr="003C01DA">
        <w:t>meta-analysis</w:t>
      </w:r>
      <w:r>
        <w:t xml:space="preserve"> of parental socialisation showed differences between North American studies and those from other Western countries</w:t>
      </w:r>
      <w:r w:rsidRPr="003C01DA">
        <w:t xml:space="preserve">. </w:t>
      </w:r>
      <w:r>
        <w:t>F</w:t>
      </w:r>
      <w:r w:rsidRPr="003C01DA">
        <w:t xml:space="preserve">ew </w:t>
      </w:r>
      <w:r>
        <w:t xml:space="preserve">individual </w:t>
      </w:r>
      <w:r w:rsidRPr="003C01DA">
        <w:t xml:space="preserve">studies of children’s toy preference </w:t>
      </w:r>
      <w:r>
        <w:t xml:space="preserve">include </w:t>
      </w:r>
      <w:r w:rsidRPr="003C01DA">
        <w:t>regional comparisons</w:t>
      </w:r>
      <w:r>
        <w:t xml:space="preserve">. Although </w:t>
      </w:r>
      <w:r w:rsidR="00067FA4">
        <w:fldChar w:fldCharType="begin"/>
      </w:r>
      <w:r>
        <w:instrText xml:space="preserve"> ADDIN ZOTERO_ITEM CSL_CITATION {"citationID":"2o564stbei","properties":{"formattedCitation":"(Turner &amp; Gervai, 1995)","plainCitation":"(Turner &amp; Gervai, 1995)"},"citationItems":[{"id":339,"uris":["http://zotero.org/users/local/68R3OVFr/items/USERQXWB"],"uri":["http://zotero.org/users/local/68R3OVFr/items/USERQXWB"],"itemData":{"id":339,"type":"article-journal","title":"A multidimensional study of gender typing in preschool children and their parents: Personality, attitudes, preferences, behavior, and cultural differences.","container-title":"Developmental Psychology","page":"759","volume":"31","issue":"5","source":"Google Scholar","shortTitle":"A multidimensional study of gender typing in preschool children and their parents","author":[{"family":"Turner","given":"Patricia J."},{"family":"Gervai","given":"Judit"}],"issued":{"date-parts":[["1995"]]},"accessed":{"date-parts":[["2015",6,10]]}}}],"schema":"https://github.com/citation-style-language/schema/raw/master/csl-citation.json"} </w:instrText>
      </w:r>
      <w:r w:rsidR="00067FA4">
        <w:fldChar w:fldCharType="separate"/>
      </w:r>
      <w:r w:rsidRPr="00417840">
        <w:t>Turner &amp; Gervai</w:t>
      </w:r>
      <w:r>
        <w:t xml:space="preserve"> (</w:t>
      </w:r>
      <w:r w:rsidRPr="00417840">
        <w:t>1995)</w:t>
      </w:r>
      <w:r w:rsidR="00067FA4">
        <w:fldChar w:fldCharType="end"/>
      </w:r>
      <w:r w:rsidRPr="003C01DA">
        <w:t xml:space="preserve"> found substantial replication of parental effects on toy preference </w:t>
      </w:r>
      <w:r>
        <w:t>between</w:t>
      </w:r>
      <w:r w:rsidRPr="003C01DA">
        <w:t xml:space="preserve"> the UK and Hungary</w:t>
      </w:r>
      <w:r>
        <w:t xml:space="preserve">, the finding that both </w:t>
      </w:r>
      <w:r w:rsidRPr="003C01DA">
        <w:t xml:space="preserve">girls and boys </w:t>
      </w:r>
      <w:r>
        <w:t xml:space="preserve">in Sweden </w:t>
      </w:r>
      <w:r w:rsidRPr="003C01DA">
        <w:t>preferred ‘female-typed’ toys less as age increased</w:t>
      </w:r>
      <w:r w:rsidRPr="00D43C0B">
        <w:t xml:space="preserve"> </w:t>
      </w:r>
      <w:r>
        <w:t xml:space="preserve">(Servin et al., 1999) </w:t>
      </w:r>
      <w:r w:rsidRPr="003C01DA">
        <w:t>contrast</w:t>
      </w:r>
      <w:r>
        <w:t>s with</w:t>
      </w:r>
      <w:r w:rsidRPr="003C01DA">
        <w:t xml:space="preserve"> similar </w:t>
      </w:r>
      <w:r>
        <w:t xml:space="preserve">but earlier </w:t>
      </w:r>
      <w:r w:rsidRPr="003C01DA">
        <w:t>studies</w:t>
      </w:r>
      <w:r>
        <w:t>,</w:t>
      </w:r>
      <w:r w:rsidRPr="003C01DA">
        <w:t xml:space="preserve"> conducted in the US</w:t>
      </w:r>
      <w:r>
        <w:t>,</w:t>
      </w:r>
      <w:r w:rsidRPr="003C01DA">
        <w:t xml:space="preserve"> </w:t>
      </w:r>
      <w:r>
        <w:t xml:space="preserve">which found increases in </w:t>
      </w:r>
      <w:r w:rsidRPr="003C01DA">
        <w:t>girls’ preference for ‘female-typed</w:t>
      </w:r>
      <w:r>
        <w:t>’</w:t>
      </w:r>
      <w:r w:rsidRPr="003C01DA">
        <w:t xml:space="preserve"> toys with age </w:t>
      </w:r>
      <w:r w:rsidR="00067FA4">
        <w:fldChar w:fldCharType="begin"/>
      </w:r>
      <w:r>
        <w:instrText xml:space="preserve"> ADDIN ZOTERO_ITEM CSL_CITATION {"citationID":"1ptphmmehc","properties":{"formattedCitation":"{\\rtf (Blakemore, LaRue, &amp; Olejnik, 1979; O\\uc0\\u8217{}Brien &amp; Huston, 1985)}","plainCitation":"(Blakemore, LaRue, &amp; Olejnik, 1979; O’Brien &amp; Huston, 1985)"},"citationItems":[{"id":359,"uris":["http://zotero.org/users/local/68R3OVFr/items/AEGNSI3R"],"uri":["http://zotero.org/users/local/68R3OVFr/items/AEGNSI3R"],"itemData":{"id":359,"type":"article-journal","title":"Sex-appropriate toy preference and the ability to conceptualize toys as sex-role related.","container-title":"Developmental Psychology","page":"339","volume":"15","issue":"3","source":"Google Scholar","author":[{"family":"Blakemore","given":"Judith E."},{"family":"LaRue","given":"Asenath A."},{"family":"Olejnik","given":"Anthony B."}],"issued":{"date-parts":[["1979"]]},"accessed":{"date-parts":[["2015",6,10]]}}},{"id":273,"uris":["http://zotero.org/users/local/68R3OVFr/items/DUR3IIWE"],"uri":["http://zotero.org/users/local/68R3OVFr/items/DUR3IIWE"],"itemData":{"id":273,"type":"article-journal","title":"Development of sex-typed play behavior in toddlers.","container-title":"Developmental Psychology","page":"866","volume":"21","issue":"5","source":"Google Scholar","author":[{"family":"O'Brien","given":"Marion"},{"family":"Huston","given":"Aletha C."}],"issued":{"date-parts":[["1985"]]},"accessed":{"date-parts":[["2015",6,10]]}}}],"schema":"https://github.com/citation-style-language/schema/raw/master/csl-citation.json"} </w:instrText>
      </w:r>
      <w:r w:rsidR="00067FA4">
        <w:fldChar w:fldCharType="separate"/>
      </w:r>
      <w:r w:rsidRPr="00417840">
        <w:t>(Blakemore, LaRue, &amp; Olejnik, 1979; O’Brien &amp; Huston, 1985)</w:t>
      </w:r>
      <w:r w:rsidR="00067FA4">
        <w:fldChar w:fldCharType="end"/>
      </w:r>
      <w:r w:rsidRPr="003C01DA">
        <w:t xml:space="preserve">. Servin et al. </w:t>
      </w:r>
      <w:r>
        <w:t xml:space="preserve">(1999, p.40) </w:t>
      </w:r>
      <w:r w:rsidRPr="003C01DA">
        <w:t>speculated that the difference they observed may be explained by Sweden</w:t>
      </w:r>
      <w:r>
        <w:t>’s</w:t>
      </w:r>
      <w:r w:rsidRPr="003C01DA">
        <w:t xml:space="preserve"> “equal-roles family model”. </w:t>
      </w:r>
    </w:p>
    <w:p w:rsidR="00C838B1" w:rsidRDefault="00C838B1" w:rsidP="00C838B1">
      <w:pPr>
        <w:autoSpaceDE w:val="0"/>
        <w:autoSpaceDN w:val="0"/>
        <w:adjustRightInd w:val="0"/>
        <w:spacing w:line="480" w:lineRule="auto"/>
      </w:pPr>
      <w:r>
        <w:t>The study of children’s toy preferences has spanned several decades, allowing for a comparison of</w:t>
      </w:r>
      <w:r w:rsidRPr="003C01DA">
        <w:t xml:space="preserve"> </w:t>
      </w:r>
      <w:r>
        <w:t xml:space="preserve">boys’ and girls’ </w:t>
      </w:r>
      <w:r w:rsidRPr="003C01DA">
        <w:t>behavio</w:t>
      </w:r>
      <w:r>
        <w:t>u</w:t>
      </w:r>
      <w:r w:rsidRPr="003C01DA">
        <w:t xml:space="preserve">r </w:t>
      </w:r>
      <w:r>
        <w:t xml:space="preserve">in different historical time periods. </w:t>
      </w:r>
      <w:r w:rsidRPr="003C01DA">
        <w:t xml:space="preserve"> </w:t>
      </w:r>
      <w:r>
        <w:t>Historical changes in g</w:t>
      </w:r>
      <w:r w:rsidRPr="003C01DA">
        <w:t xml:space="preserve">ender roles </w:t>
      </w:r>
      <w:r>
        <w:t>are likely to impact on socialisation;</w:t>
      </w:r>
      <w:r w:rsidRPr="003C01DA">
        <w:t xml:space="preserve"> </w:t>
      </w:r>
      <w:r w:rsidR="00067FA4">
        <w:fldChar w:fldCharType="begin"/>
      </w:r>
      <w:r>
        <w:instrText xml:space="preserve"> ADDIN ZOTERO_ITEM CSL_CITATION {"citationID":"2nuo1q7uar","properties":{"formattedCitation":"(Karraker, Vogel, &amp; Lake, 1995)","plainCitation":"(Karraker, Vogel, &amp; Lake, 1995)"},"citationItems":[{"id":229,"uris":["http://zotero.org/users/local/68R3OVFr/items/ZA6D9KFC"],"uri":["http://zotero.org/users/local/68R3OVFr/items/ZA6D9KFC"],"itemData":{"id":229,"type":"article-journal","title":"Parents' gender-stereotyped perceptions of newborns: The eye of the beholder revisited","container-title":"Sex Roles","page":"687–701","volume":"33","issue":"9-10","source":"Google Scholar","shortTitle":"Parents' gender-stereotyped perceptions of newborns","author":[{"family":"Karraker","given":"Katherine Hildebrandt"},{"family":"Vogel","given":"Dena Ann"},{"family":"Lake","given":"Margaret Ann"}],"issued":{"date-parts":[["1995"]]},"accessed":{"date-parts":[["2015",6,10]]}}}],"schema":"https://github.com/citation-style-language/schema/raw/master/csl-citation.json"} </w:instrText>
      </w:r>
      <w:r w:rsidR="00067FA4">
        <w:fldChar w:fldCharType="separate"/>
      </w:r>
      <w:r>
        <w:t>Karraker, Vogel and</w:t>
      </w:r>
      <w:r w:rsidRPr="00417840">
        <w:t xml:space="preserve"> Lake</w:t>
      </w:r>
      <w:r>
        <w:t>'s (</w:t>
      </w:r>
      <w:r w:rsidRPr="00417840">
        <w:t>1995)</w:t>
      </w:r>
      <w:r w:rsidR="00067FA4">
        <w:fldChar w:fldCharType="end"/>
      </w:r>
      <w:r w:rsidRPr="003C01DA">
        <w:t xml:space="preserve"> replication of a study by </w:t>
      </w:r>
      <w:r w:rsidR="00067FA4">
        <w:fldChar w:fldCharType="begin"/>
      </w:r>
      <w:r>
        <w:instrText xml:space="preserve"> ADDIN ZOTERO_ITEM CSL_CITATION {"citationID":"1io64pme5c","properties":{"formattedCitation":"(Rubin, Provenzano, &amp; Luria, 1974)","plainCitation":"(Rubin, Provenzano, &amp; Luria, 1974)"},"citationItems":[{"id":298,"uris":["http://zotero.org/users/local/68R3OVFr/items/HTEI6HCR"],"uri":["http://zotero.org/users/local/68R3OVFr/items/HTEI6HCR"],"itemData":{"id":298,"type":"article-journal","title":"The eye of the beholder: Parents' views on sex of newborns.","container-title":"American journal of Orthopsychiatry","page":"512","volume":"44","issue":"4","source":"Google Scholar","shortTitle":"The eye of the beholder","author":[{"family":"Rubin","given":"Jeffrey Z."},{"family":"Provenzano","given":"Frank J."},{"family":"Luria","given":"Zella"}],"issued":{"date-parts":[["1974"]]},"accessed":{"date-parts":[["2015",6,10]]}}}],"schema":"https://github.com/citation-style-language/schema/raw/master/csl-citation.json"} </w:instrText>
      </w:r>
      <w:r w:rsidR="00067FA4">
        <w:fldChar w:fldCharType="separate"/>
      </w:r>
      <w:r>
        <w:t>Rubin, Provenzano and Luria (</w:t>
      </w:r>
      <w:r w:rsidRPr="00417840">
        <w:t>1974)</w:t>
      </w:r>
      <w:r w:rsidR="00067FA4">
        <w:fldChar w:fldCharType="end"/>
      </w:r>
      <w:r>
        <w:t xml:space="preserve"> </w:t>
      </w:r>
      <w:r w:rsidRPr="003C01DA">
        <w:t xml:space="preserve">found a reduction in </w:t>
      </w:r>
      <w:r>
        <w:t>US parents’ stereotypical</w:t>
      </w:r>
      <w:r w:rsidRPr="003C01DA">
        <w:t xml:space="preserve"> perception of newborns</w:t>
      </w:r>
      <w:r>
        <w:t>; si</w:t>
      </w:r>
      <w:r w:rsidRPr="003C01DA">
        <w:t xml:space="preserve">milarly, </w:t>
      </w:r>
      <w:r w:rsidR="00067FA4">
        <w:fldChar w:fldCharType="begin"/>
      </w:r>
      <w:r>
        <w:instrText xml:space="preserve"> ADDIN ZOTERO_ITEM CSL_CITATION {"citationID":"12p43r80um","properties":{"formattedCitation":"(Signorella, Bigler, &amp; Liben, 1993)","plainCitation":"(Signorella, Bigler, &amp; Liben, 1993)"},"citationItems":[{"id":325,"uris":["http://zotero.org/users/local/68R3OVFr/items/58UAIQK4"],"uri":["http://zotero.org/users/local/68R3OVFr/items/58UAIQK4"],"itemData":{"id":325,"type":"article-journal","title":"Developmental Differences in Children′ s Gender Schemata about Others: A Meta-analytic Review","container-title":"Developmental Review","page":"147–183","volume":"13","issue":"2","source":"Google Scholar","shortTitle":"Developmental Differences in Children′ s Gender Schemata about Others","author":[{"family":"Signorella","given":"Margaret L."},{"family":"Bigler","given":"Rebecca S."},{"family":"Liben","given":"Lynn S."}],"issued":{"date-parts":[["1993"]]},"accessed":{"date-parts":[["2015",6,10]]}}}],"schema":"https://github.com/citation-style-language/schema/raw/master/csl-citation.json"} </w:instrText>
      </w:r>
      <w:r w:rsidR="00067FA4">
        <w:fldChar w:fldCharType="separate"/>
      </w:r>
      <w:r>
        <w:t>Signorella, Bigler and Liben (</w:t>
      </w:r>
      <w:r w:rsidRPr="00417840">
        <w:t>1993)</w:t>
      </w:r>
      <w:r w:rsidR="00067FA4">
        <w:fldChar w:fldCharType="end"/>
      </w:r>
      <w:r w:rsidRPr="003C01DA">
        <w:t xml:space="preserve"> found </w:t>
      </w:r>
      <w:r>
        <w:t xml:space="preserve">smaller </w:t>
      </w:r>
      <w:r w:rsidRPr="003C01DA">
        <w:t xml:space="preserve">age and sex effects </w:t>
      </w:r>
      <w:r>
        <w:t xml:space="preserve">in </w:t>
      </w:r>
      <w:r w:rsidRPr="003C01DA">
        <w:t>chil</w:t>
      </w:r>
      <w:r>
        <w:t xml:space="preserve">dren’s own </w:t>
      </w:r>
      <w:proofErr w:type="spellStart"/>
      <w:r>
        <w:t>nonstereotyped</w:t>
      </w:r>
      <w:proofErr w:type="spellEnd"/>
      <w:r>
        <w:t xml:space="preserve"> </w:t>
      </w:r>
      <w:r w:rsidRPr="003C01DA">
        <w:t>responses</w:t>
      </w:r>
      <w:r>
        <w:t xml:space="preserve"> </w:t>
      </w:r>
      <w:r w:rsidRPr="003C01DA">
        <w:t xml:space="preserve">in </w:t>
      </w:r>
      <w:r>
        <w:t>earlier relative to later studies (conducted between 1963 and 1991).</w:t>
      </w:r>
      <w:r w:rsidRPr="003C01DA">
        <w:t xml:space="preserve"> </w:t>
      </w:r>
      <w:r>
        <w:t xml:space="preserve">However, </w:t>
      </w:r>
      <w:r w:rsidR="00067FA4">
        <w:fldChar w:fldCharType="begin"/>
      </w:r>
      <w:r>
        <w:instrText xml:space="preserve"> ADDIN ZOTERO_ITEM CSL_CITATION {"citationID":"1nurhm509p","properties":{"formattedCitation":"(Zosuls et al., 2009)","plainCitation":"(Zosuls et al., 2009)"},"citationItems":[{"id":356,"uris":["http://zotero.org/users/local/68R3OVFr/items/UAHNP8QF"],"uri":["http://zotero.org/users/local/68R3OVFr/items/UAHNP8QF"],"itemData":{"id":356,"type":"article-journal","title":"The acquisition of gender labels in infancy: Implications for gender-typed play.","container-title":"Developmental Psychology","page":"688","volume":"45","issue":"3","source":"Google Scholar","shortTitle":"The acquisition of gender labels in infancy","author":[{"family":"Zosuls","given":"Kristina M."},{"family":"Ruble","given":"Diane N."},{"family":"Tamis-LeMonda","given":"Catherine S."},{"family":"Shrout","given":"Patrick E."},{"family":"Bornstein","given":"Marc H."},{"family":"Greulich","given":"Faith K."}],"issued":{"date-parts":[["2009"]]},"accessed":{"date-parts":[["2015",6,10]]}}}],"schema":"https://github.com/citation-style-language/schema/raw/master/csl-citation.json"} </w:instrText>
      </w:r>
      <w:r w:rsidR="00067FA4">
        <w:fldChar w:fldCharType="separate"/>
      </w:r>
      <w:r>
        <w:t>Zosuls et al. (</w:t>
      </w:r>
      <w:r w:rsidRPr="0055512C">
        <w:t>2009)</w:t>
      </w:r>
      <w:r w:rsidR="00067FA4">
        <w:fldChar w:fldCharType="end"/>
      </w:r>
      <w:r>
        <w:t xml:space="preserve"> </w:t>
      </w:r>
      <w:r>
        <w:lastRenderedPageBreak/>
        <w:t>suggest that many Western middle-class parents</w:t>
      </w:r>
      <w:r w:rsidRPr="003C01DA">
        <w:t xml:space="preserve"> </w:t>
      </w:r>
      <w:r>
        <w:t xml:space="preserve">currently </w:t>
      </w:r>
      <w:r w:rsidRPr="003C01DA">
        <w:t>promote gender</w:t>
      </w:r>
      <w:r>
        <w:t>-</w:t>
      </w:r>
      <w:r w:rsidRPr="003C01DA">
        <w:t xml:space="preserve">neutral play. </w:t>
      </w:r>
      <w:r>
        <w:t>We suggest, t</w:t>
      </w:r>
      <w:r w:rsidRPr="003C01DA">
        <w:t xml:space="preserve">herefore, the effect of time-period, </w:t>
      </w:r>
      <w:r>
        <w:t xml:space="preserve">can be used </w:t>
      </w:r>
      <w:r w:rsidRPr="003C01DA">
        <w:t>as a proxy measure for the effect of culture</w:t>
      </w:r>
      <w:r>
        <w:t xml:space="preserve"> </w:t>
      </w:r>
      <w:r w:rsidRPr="003C01DA">
        <w:t xml:space="preserve">on children’s </w:t>
      </w:r>
      <w:r>
        <w:t>gender</w:t>
      </w:r>
      <w:r w:rsidRPr="003C01DA">
        <w:t>-typed object preferences.</w:t>
      </w:r>
    </w:p>
    <w:p w:rsidR="00C838B1" w:rsidRDefault="00C838B1" w:rsidP="00E722AC">
      <w:pPr>
        <w:autoSpaceDE w:val="0"/>
        <w:autoSpaceDN w:val="0"/>
        <w:adjustRightInd w:val="0"/>
        <w:spacing w:line="480" w:lineRule="auto"/>
        <w:ind w:firstLine="720"/>
      </w:pPr>
      <w:r>
        <w:t>The immediate settings in which children’s toy preferences are tested vary in the formality and social context of testing, factors which might affect behaviour. For example, laboratory and home contexts typically involve interaction with, or the presence of, a parent, whereas in school or nursery settings the focal child may be in the presence of their peers.</w:t>
      </w:r>
    </w:p>
    <w:p w:rsidR="00C838B1" w:rsidRDefault="00C838B1" w:rsidP="00E722AC">
      <w:pPr>
        <w:autoSpaceDE w:val="0"/>
        <w:autoSpaceDN w:val="0"/>
        <w:adjustRightInd w:val="0"/>
        <w:spacing w:line="480" w:lineRule="auto"/>
        <w:ind w:firstLine="720"/>
      </w:pPr>
      <w:r>
        <w:t xml:space="preserve">Comparing findings from studies conducted in different social settings (e.g. presence/absence of parent or peers) as well as geographical and historical contexts, </w:t>
      </w:r>
      <w:r w:rsidRPr="00C63D46">
        <w:t xml:space="preserve">while controlling for </w:t>
      </w:r>
      <w:r>
        <w:t xml:space="preserve">other factors, may inform us on specific environmental effects on children’s sex-typed choices. </w:t>
      </w:r>
      <w:r w:rsidRPr="003C01DA">
        <w:t>Extrapolating from th</w:t>
      </w:r>
      <w:r>
        <w:t>e</w:t>
      </w:r>
      <w:r w:rsidRPr="003C01DA">
        <w:t xml:space="preserve"> stud</w:t>
      </w:r>
      <w:r>
        <w:t>ies described above</w:t>
      </w:r>
      <w:r w:rsidRPr="003C01DA">
        <w:t xml:space="preserve">, we might therefore expect to see </w:t>
      </w:r>
      <w:r>
        <w:t>the magnitude of sex differences in toy preference d</w:t>
      </w:r>
      <w:r w:rsidRPr="003C01DA">
        <w:t>iffer by</w:t>
      </w:r>
      <w:r>
        <w:t>: (a) social context of testing; (b) geographical region; (c</w:t>
      </w:r>
      <w:r w:rsidRPr="003C01DA">
        <w:t xml:space="preserve">) </w:t>
      </w:r>
      <w:r>
        <w:t xml:space="preserve">date since publication; and (d) </w:t>
      </w:r>
      <w:r w:rsidRPr="003C01DA">
        <w:t>child age.</w:t>
      </w:r>
      <w:r>
        <w:t xml:space="preserve"> </w:t>
      </w:r>
      <w:r w:rsidRPr="003C01DA">
        <w:t xml:space="preserve">One </w:t>
      </w:r>
      <w:r>
        <w:t xml:space="preserve">specific </w:t>
      </w:r>
      <w:r w:rsidRPr="003C01DA">
        <w:t xml:space="preserve">aspect of context </w:t>
      </w:r>
      <w:r>
        <w:t xml:space="preserve">that has not received research attention </w:t>
      </w:r>
      <w:r w:rsidRPr="003C01DA">
        <w:t>is whether the</w:t>
      </w:r>
      <w:r>
        <w:t xml:space="preserve"> immediate </w:t>
      </w:r>
      <w:r w:rsidRPr="003C01DA">
        <w:t>environment</w:t>
      </w:r>
      <w:r>
        <w:t xml:space="preserve">al setting of the study </w:t>
      </w:r>
      <w:r w:rsidRPr="003C01DA">
        <w:t>(home, nursery, laboratory</w:t>
      </w:r>
      <w:r>
        <w:t xml:space="preserve">, etc.) </w:t>
      </w:r>
      <w:r w:rsidRPr="003C01DA">
        <w:t xml:space="preserve">influences </w:t>
      </w:r>
      <w:r>
        <w:t xml:space="preserve">boys’ and girls’ </w:t>
      </w:r>
      <w:r w:rsidRPr="003C01DA">
        <w:t xml:space="preserve">toy </w:t>
      </w:r>
      <w:r>
        <w:t>choice</w:t>
      </w:r>
      <w:r w:rsidRPr="003C01DA">
        <w:t>.</w:t>
      </w:r>
      <w:r>
        <w:t xml:space="preserve"> </w:t>
      </w:r>
    </w:p>
    <w:p w:rsidR="00C838B1" w:rsidRDefault="00C838B1" w:rsidP="00C838B1">
      <w:pPr>
        <w:autoSpaceDE w:val="0"/>
        <w:autoSpaceDN w:val="0"/>
        <w:adjustRightInd w:val="0"/>
        <w:spacing w:line="480" w:lineRule="auto"/>
      </w:pPr>
    </w:p>
    <w:p w:rsidR="00C838B1" w:rsidRPr="003C01DA" w:rsidRDefault="00E722AC" w:rsidP="00E722AC">
      <w:pPr>
        <w:spacing w:line="480" w:lineRule="auto"/>
        <w:rPr>
          <w:b/>
        </w:rPr>
      </w:pPr>
      <w:r>
        <w:rPr>
          <w:b/>
        </w:rPr>
        <w:t xml:space="preserve">1.3 </w:t>
      </w:r>
      <w:r w:rsidR="00C838B1" w:rsidRPr="003C01DA">
        <w:rPr>
          <w:b/>
        </w:rPr>
        <w:t xml:space="preserve">The </w:t>
      </w:r>
      <w:r w:rsidR="00C838B1">
        <w:rPr>
          <w:b/>
        </w:rPr>
        <w:t>Development o</w:t>
      </w:r>
      <w:r w:rsidR="00C838B1" w:rsidRPr="003C01DA">
        <w:rPr>
          <w:b/>
        </w:rPr>
        <w:t xml:space="preserve">f </w:t>
      </w:r>
      <w:r w:rsidR="00C838B1">
        <w:rPr>
          <w:b/>
        </w:rPr>
        <w:t>‘Gender</w:t>
      </w:r>
      <w:r w:rsidR="00C838B1" w:rsidRPr="003C01DA">
        <w:rPr>
          <w:b/>
        </w:rPr>
        <w:t>-Typed</w:t>
      </w:r>
      <w:r w:rsidR="00C838B1">
        <w:rPr>
          <w:b/>
        </w:rPr>
        <w:t>’</w:t>
      </w:r>
      <w:r w:rsidR="00C838B1" w:rsidRPr="003C01DA">
        <w:rPr>
          <w:b/>
        </w:rPr>
        <w:t xml:space="preserve"> Behavio</w:t>
      </w:r>
      <w:r w:rsidR="00C838B1">
        <w:rPr>
          <w:b/>
        </w:rPr>
        <w:t>u</w:t>
      </w:r>
      <w:r w:rsidR="00C838B1" w:rsidRPr="003C01DA">
        <w:rPr>
          <w:b/>
        </w:rPr>
        <w:t>r</w:t>
      </w:r>
    </w:p>
    <w:p w:rsidR="00C838B1" w:rsidRDefault="00C838B1" w:rsidP="00C838B1">
      <w:pPr>
        <w:spacing w:line="480" w:lineRule="auto"/>
      </w:pPr>
      <w:r>
        <w:t>Throughout this review, we refer to the potential impact of child age on t</w:t>
      </w:r>
      <w:r w:rsidRPr="003C01DA">
        <w:t xml:space="preserve">he degree to which </w:t>
      </w:r>
      <w:r>
        <w:t>‘gender</w:t>
      </w:r>
      <w:r w:rsidRPr="003C01DA">
        <w:t>-typed</w:t>
      </w:r>
      <w:r>
        <w:t>’</w:t>
      </w:r>
      <w:r w:rsidRPr="003C01DA">
        <w:t xml:space="preserve"> preferences for toys are </w:t>
      </w:r>
      <w:r>
        <w:t xml:space="preserve">demonstrated with the assumption that a </w:t>
      </w:r>
      <w:r w:rsidRPr="003C01DA">
        <w:t xml:space="preserve">child’s conception of gender and associated stereotypes </w:t>
      </w:r>
      <w:r>
        <w:t xml:space="preserve">will </w:t>
      </w:r>
      <w:r w:rsidRPr="003C01DA">
        <w:t>expand</w:t>
      </w:r>
      <w:r>
        <w:t xml:space="preserve"> with age. </w:t>
      </w:r>
    </w:p>
    <w:p w:rsidR="00C838B1" w:rsidRDefault="00C838B1" w:rsidP="00E722AC">
      <w:pPr>
        <w:spacing w:line="480" w:lineRule="auto"/>
        <w:ind w:firstLine="720"/>
      </w:pPr>
      <w:r>
        <w:t xml:space="preserve">Conceptualisation of gender is comprised of </w:t>
      </w:r>
      <w:r w:rsidRPr="003C01DA">
        <w:t xml:space="preserve">perceptual, cognitive </w:t>
      </w:r>
      <w:r>
        <w:t xml:space="preserve">and social </w:t>
      </w:r>
      <w:r w:rsidRPr="003C01DA">
        <w:t>components</w:t>
      </w:r>
      <w:r>
        <w:t xml:space="preserve">, </w:t>
      </w:r>
      <w:r w:rsidRPr="003C01DA">
        <w:t>acquired incrementally</w:t>
      </w:r>
      <w:r>
        <w:rPr>
          <w:i/>
        </w:rPr>
        <w:t xml:space="preserve">. </w:t>
      </w:r>
      <w:r>
        <w:t xml:space="preserve">By six months of age, infants distinguish </w:t>
      </w:r>
      <w:r w:rsidRPr="003C01DA">
        <w:t xml:space="preserve">between male and female </w:t>
      </w:r>
      <w:r>
        <w:t xml:space="preserve">faces </w:t>
      </w:r>
      <w:r w:rsidR="00067FA4">
        <w:fldChar w:fldCharType="begin"/>
      </w:r>
      <w:r>
        <w:instrText xml:space="preserve"> ADDIN ZOTERO_ITEM CSL_CITATION {"citationID":"1uaal3c6s8","properties":{"formattedCitation":"(Quinn, Yahr, Kuhn, Slater, &amp; Pascalis, 2002)","plainCitation":"(Quinn, Yahr, Kuhn, Slater, &amp; Pascalis, 2002)"},"citationItems":[{"id":285,"uris":["http://zotero.org/users/local/68R3OVFr/items/46GNNCJC"],"uri":["http://zotero.org/users/local/68R3OVFr/items/46GNNCJC"],"itemData":{"id":285,"type":"article-journal","title":"Representation of the gender of human faces by infants: A preference for female","container-title":"PERCEPTION-LONDON-","page":"1109–1122","volume":"31","issue":"9","source":"Google Scholar","shortTitle":"Representation of the gender of human faces by infants","author":[{"family":"Quinn","given":"Paul C."},{"family":"Yahr","given":"Joshua"},{"family":"Kuhn","given":"Abbie"},{"family":"Slater","given":"Alan M."},{"family":"Pascalis","given":"Olivier"}],"issued":{"date-parts":[["2002"]]},"accessed":{"date-parts":[["2015",6,10]]}}}],"schema":"https://github.com/citation-style-language/schema/raw/master/csl-citation.json"} </w:instrText>
      </w:r>
      <w:r w:rsidR="00067FA4">
        <w:fldChar w:fldCharType="separate"/>
      </w:r>
      <w:r w:rsidRPr="009605F7">
        <w:t>(Quinn, Yahr, Kuhn, Slater &amp; Pascalis, 2002)</w:t>
      </w:r>
      <w:r w:rsidR="00067FA4">
        <w:fldChar w:fldCharType="end"/>
      </w:r>
      <w:r>
        <w:t xml:space="preserve"> and voices (Miller, 1983). E</w:t>
      </w:r>
      <w:r w:rsidRPr="0002073F">
        <w:t xml:space="preserve">xplicit </w:t>
      </w:r>
      <w:r>
        <w:t>labelling</w:t>
      </w:r>
      <w:r w:rsidRPr="0002073F">
        <w:t xml:space="preserve"> of others </w:t>
      </w:r>
      <w:r>
        <w:t xml:space="preserve">by gender occurs between the ages of 18-24 months (for </w:t>
      </w:r>
      <w:r w:rsidRPr="0002073F">
        <w:t xml:space="preserve">review </w:t>
      </w:r>
      <w:r w:rsidRPr="0002073F">
        <w:lastRenderedPageBreak/>
        <w:t xml:space="preserve">see </w:t>
      </w:r>
      <w:r w:rsidR="00067FA4">
        <w:fldChar w:fldCharType="begin"/>
      </w:r>
      <w:r>
        <w:instrText xml:space="preserve"> ADDIN ZOTERO_ITEM CSL_CITATION {"citationID":"1bblno0rg8","properties":{"formattedCitation":"(Martin &amp; Ruble, 2010)","plainCitation":"(Martin &amp; Ruble, 2010)"},"citationItems":[{"id":253,"uris":["http://zotero.org/users/local/68R3OVFr/items/TZ54SNTQ"],"uri":["http://zotero.org/users/local/68R3OVFr/items/TZ54SNTQ"],"itemData":{"id":253,"type":"article-journal","title":"Patterns of gender development","container-title":"Annual Review of Psychology","page":"353","volume":"61","source":"Google Scholar","author":[{"family":"Martin","given":"Carol Lynn"},{"family":"Ruble","given":"Diane N."}],"issued":{"date-parts":[["2010"]]},"accessed":{"date-parts":[["2015",6,10]]}}}],"schema":"https://github.com/citation-style-language/schema/raw/master/csl-citation.json"} </w:instrText>
      </w:r>
      <w:r w:rsidR="00067FA4">
        <w:fldChar w:fldCharType="separate"/>
      </w:r>
      <w:r w:rsidRPr="009605F7">
        <w:t>Martin &amp; Ruble, 2010)</w:t>
      </w:r>
      <w:r w:rsidR="00067FA4">
        <w:fldChar w:fldCharType="end"/>
      </w:r>
      <w:r>
        <w:t xml:space="preserve"> a</w:t>
      </w:r>
      <w:r w:rsidRPr="003C01DA">
        <w:t>n</w:t>
      </w:r>
      <w:r>
        <w:t xml:space="preserve">d it is likely that </w:t>
      </w:r>
      <w:r w:rsidRPr="003C01DA">
        <w:t>infant</w:t>
      </w:r>
      <w:r>
        <w:t>s</w:t>
      </w:r>
      <w:r w:rsidRPr="003C01DA">
        <w:t xml:space="preserve"> begin to understand that they </w:t>
      </w:r>
      <w:r>
        <w:t xml:space="preserve">too </w:t>
      </w:r>
      <w:r w:rsidRPr="003C01DA">
        <w:t xml:space="preserve">have a gendered identity </w:t>
      </w:r>
      <w:r>
        <w:t>during this period</w:t>
      </w:r>
      <w:r w:rsidRPr="003C01DA">
        <w:t>. As the concept of gender develops, selective model</w:t>
      </w:r>
      <w:r>
        <w:t>l</w:t>
      </w:r>
      <w:r w:rsidRPr="003C01DA">
        <w:t>ing (</w:t>
      </w:r>
      <w:proofErr w:type="spellStart"/>
      <w:r w:rsidRPr="003C01DA">
        <w:t>Slaby</w:t>
      </w:r>
      <w:proofErr w:type="spellEnd"/>
      <w:r w:rsidRPr="003C01DA">
        <w:t xml:space="preserve"> &amp; Frey, 1975) of </w:t>
      </w:r>
      <w:r>
        <w:t xml:space="preserve">parent </w:t>
      </w:r>
      <w:r w:rsidRPr="003C01DA">
        <w:t>and peer behavio</w:t>
      </w:r>
      <w:r>
        <w:t>ur is</w:t>
      </w:r>
      <w:r w:rsidRPr="003C01DA">
        <w:t xml:space="preserve"> </w:t>
      </w:r>
      <w:r>
        <w:t>expected</w:t>
      </w:r>
      <w:r w:rsidRPr="003C01DA">
        <w:t xml:space="preserve"> to increase and </w:t>
      </w:r>
      <w:r>
        <w:t xml:space="preserve">the </w:t>
      </w:r>
      <w:r w:rsidRPr="003C01DA">
        <w:t>media</w:t>
      </w:r>
      <w:r>
        <w:t xml:space="preserve"> become more influential</w:t>
      </w:r>
      <w:r w:rsidRPr="003C01DA">
        <w:t xml:space="preserve"> </w:t>
      </w:r>
      <w:r w:rsidR="00067FA4">
        <w:fldChar w:fldCharType="begin"/>
      </w:r>
      <w:r>
        <w:instrText xml:space="preserve"> ADDIN ZOTERO_ITEM CSL_CITATION {"citationID":"1djutsqijs","properties":{"formattedCitation":"(Diekman &amp; Murnen, 2004; Leaper, Breed, Hoffman, &amp; Perlman, 2002)","plainCitation":"(Diekman &amp; Murnen, 2004; Leaper, Breed, Hoffman, &amp; Perlman, 2002)"},"citationItems":[{"id":191,"uris":["http://zotero.org/users/local/68R3OVFr/items/6M6K7J4R"],"uri":["http://zotero.org/users/local/68R3OVFr/items/6M6K7J4R"],"itemData":{"id":191,"type":"article-journal","title":"Learning to be little women and little men: The inequitable gender equality of nonsexist children's literature","container-title":"Sex Roles","page":"373–385","volume":"50","issue":"5-6","source":"Google Scholar","shortTitle":"Learning to be little women and little men","author":[{"family":"Diekman","given":"Amanda B."},{"family":"Murnen","given":"Sarah K."}],"issued":{"date-parts":[["2004"]]},"accessed":{"date-parts":[["2015",6,10]]}}},{"id":241,"uris":["http://zotero.org/users/local/68R3OVFr/items/46H6IVGP"],"uri":["http://zotero.org/users/local/68R3OVFr/items/46H6IVGP"],"itemData":{"id":241,"type":"article-journal","title":"Variations in the Gender-Stereotyped Content of Children's Television Cartoons Across Genres","container-title":"Journal of Applied Social Psychology","page":"1653–1662","volume":"32","issue":"8","source":"Google Scholar","author":[{"family":"Leaper","given":"Campbell"},{"family":"Breed","given":"Lisa"},{"family":"Hoffman","given":"Laurie"},{"family":"Perlman","given":"Carly Ann"}],"issued":{"date-parts":[["2002"]]},"accessed":{"date-parts":[["2015",6,10]]}}}],"schema":"https://github.com/citation-style-language/schema/raw/master/csl-citation.json"} </w:instrText>
      </w:r>
      <w:r w:rsidR="00067FA4">
        <w:fldChar w:fldCharType="separate"/>
      </w:r>
      <w:r w:rsidRPr="009605F7">
        <w:t>(Diekman &amp; Murnen, 2004; Leaper, Breed, Hoffman, &amp; Perlman, 2002)</w:t>
      </w:r>
      <w:r w:rsidR="00067FA4">
        <w:fldChar w:fldCharType="end"/>
      </w:r>
      <w:r w:rsidRPr="003C01DA">
        <w:t xml:space="preserve">. </w:t>
      </w:r>
      <w:r>
        <w:t>Higher levels of gender category knowledge predict increased awareness of stereotypical preferences.</w:t>
      </w:r>
    </w:p>
    <w:p w:rsidR="00C838B1" w:rsidRDefault="00C838B1" w:rsidP="00E722AC">
      <w:pPr>
        <w:spacing w:line="480" w:lineRule="auto"/>
        <w:ind w:firstLine="720"/>
      </w:pPr>
      <w:r>
        <w:t>In</w:t>
      </w:r>
      <w:r w:rsidRPr="003C01DA">
        <w:t xml:space="preserve"> contrast </w:t>
      </w:r>
      <w:r>
        <w:t xml:space="preserve">to </w:t>
      </w:r>
      <w:r w:rsidRPr="003C01DA">
        <w:t xml:space="preserve">the </w:t>
      </w:r>
      <w:r>
        <w:t xml:space="preserve">development </w:t>
      </w:r>
      <w:r w:rsidRPr="003C01DA">
        <w:t xml:space="preserve">of stereotyped cognition, </w:t>
      </w:r>
      <w:r w:rsidR="00067FA4">
        <w:fldChar w:fldCharType="begin"/>
      </w:r>
      <w:r>
        <w:instrText xml:space="preserve"> ADDIN ZOTERO_ITEM CSL_CITATION {"citationID":"149i1j40o3","properties":{"formattedCitation":"(Martin &amp; Ruble, 2004)","plainCitation":"(Martin &amp; Ruble, 2004)"},"citationItems":[{"id":250,"uris":["http://zotero.org/users/local/68R3OVFr/items/5I2BR7MR"],"uri":["http://zotero.org/users/local/68R3OVFr/items/5I2BR7MR"],"itemData":{"id":250,"type":"article-journal","title":"Children's search for gender cues cognitive perspectives on gender development","container-title":"Current directions in psychological science","page":"67–70","volume":"13","issue":"2","source":"Google Scholar","author":[{"family":"Martin","given":"Carol Lynn"},{"family":"Ruble","given":"Diane"}],"issued":{"date-parts":[["2004"]]},"accessed":{"date-parts":[["2015",6,10]]}}}],"schema":"https://github.com/citation-style-language/schema/raw/master/csl-citation.json"} </w:instrText>
      </w:r>
      <w:r w:rsidR="00067FA4">
        <w:fldChar w:fldCharType="separate"/>
      </w:r>
      <w:r>
        <w:t>Martin &amp; Ruble (</w:t>
      </w:r>
      <w:r w:rsidRPr="009605F7">
        <w:t>2004)</w:t>
      </w:r>
      <w:r w:rsidR="00067FA4">
        <w:fldChar w:fldCharType="end"/>
      </w:r>
      <w:r>
        <w:t xml:space="preserve"> argue that ‘</w:t>
      </w:r>
      <w:r w:rsidRPr="003C01DA">
        <w:t>gender-typed</w:t>
      </w:r>
      <w:r>
        <w:t>’</w:t>
      </w:r>
      <w:r w:rsidRPr="003C01DA">
        <w:t xml:space="preserve"> behavio</w:t>
      </w:r>
      <w:r>
        <w:t>u</w:t>
      </w:r>
      <w:r w:rsidRPr="003C01DA">
        <w:t xml:space="preserve">r shows </w:t>
      </w:r>
      <w:r>
        <w:t xml:space="preserve">more mixed </w:t>
      </w:r>
      <w:r w:rsidRPr="003C01DA">
        <w:t>developmenta</w:t>
      </w:r>
      <w:r>
        <w:t>l patterns</w:t>
      </w:r>
      <w:r w:rsidRPr="003C01DA">
        <w:t xml:space="preserve">. </w:t>
      </w:r>
      <w:r>
        <w:t>A</w:t>
      </w:r>
      <w:r w:rsidRPr="003C01DA">
        <w:t xml:space="preserve"> meta-analysis of studies of developmental change in gender schemata show</w:t>
      </w:r>
      <w:r>
        <w:t>s</w:t>
      </w:r>
      <w:r w:rsidRPr="003C01DA">
        <w:t xml:space="preserve"> that</w:t>
      </w:r>
      <w:r>
        <w:t>,</w:t>
      </w:r>
      <w:r w:rsidRPr="003C01DA">
        <w:t xml:space="preserve"> although knowledge of gender stereotypes increases with age, behavio</w:t>
      </w:r>
      <w:r>
        <w:t>u</w:t>
      </w:r>
      <w:r w:rsidRPr="003C01DA">
        <w:t xml:space="preserve">r in accordance with the stereotypes does not necessarily follow </w:t>
      </w:r>
      <w:r w:rsidR="00067FA4">
        <w:fldChar w:fldCharType="begin"/>
      </w:r>
      <w:r>
        <w:instrText xml:space="preserve"> ADDIN ZOTERO_ITEM CSL_CITATION {"citationID":"2a0rhvlr5a","properties":{"formattedCitation":"(Signorella et al., 1993)","plainCitation":"(Signorella et al., 1993)"},"citationItems":[{"id":325,"uris":["http://zotero.org/users/local/68R3OVFr/items/58UAIQK4"],"uri":["http://zotero.org/users/local/68R3OVFr/items/58UAIQK4"],"itemData":{"id":325,"type":"article-journal","title":"Developmental Differences in Children′ s Gender Schemata about Others: A Meta-analytic Review","container-title":"Developmental Review","page":"147–183","volume":"13","issue":"2","source":"Google Scholar","shortTitle":"Developmental Differences in Children′ s Gender Schemata about Others","author":[{"family":"Signorella","given":"Margaret L."},{"family":"Bigler","given":"Rebecca S."},{"family":"Liben","given":"Lynn S."}],"issued":{"date-parts":[["1993"]]},"accessed":{"date-parts":[["2015",6,10]]}}}],"schema":"https://github.com/citation-style-language/schema/raw/master/csl-citation.json"} </w:instrText>
      </w:r>
      <w:r w:rsidR="00067FA4">
        <w:fldChar w:fldCharType="separate"/>
      </w:r>
      <w:r w:rsidRPr="009605F7">
        <w:t>(Signorella et al., 1993)</w:t>
      </w:r>
      <w:r w:rsidR="00067FA4">
        <w:fldChar w:fldCharType="end"/>
      </w:r>
      <w:r>
        <w:t xml:space="preserve"> and this aspect requires further exploration</w:t>
      </w:r>
      <w:r w:rsidRPr="003C01DA">
        <w:t>.</w:t>
      </w:r>
    </w:p>
    <w:p w:rsidR="00C838B1" w:rsidRPr="003C01DA" w:rsidRDefault="00C838B1" w:rsidP="00E722AC">
      <w:pPr>
        <w:spacing w:line="480" w:lineRule="auto"/>
        <w:ind w:firstLine="720"/>
      </w:pPr>
      <w:r w:rsidRPr="003C01DA">
        <w:t xml:space="preserve">Studies </w:t>
      </w:r>
      <w:r w:rsidR="00E722AC">
        <w:t>that</w:t>
      </w:r>
      <w:r w:rsidR="00E722AC" w:rsidRPr="003C01DA">
        <w:t xml:space="preserve"> </w:t>
      </w:r>
      <w:r w:rsidRPr="003C01DA">
        <w:t xml:space="preserve">include infants and/or pre-school children in more than one age-group </w:t>
      </w:r>
      <w:r>
        <w:t xml:space="preserve">generally </w:t>
      </w:r>
      <w:r w:rsidRPr="003C01DA">
        <w:t>report increase</w:t>
      </w:r>
      <w:r>
        <w:t>s</w:t>
      </w:r>
      <w:r w:rsidRPr="003C01DA">
        <w:t xml:space="preserve"> in </w:t>
      </w:r>
      <w:r>
        <w:t>‘gender</w:t>
      </w:r>
      <w:r w:rsidRPr="003C01DA">
        <w:t>-typed</w:t>
      </w:r>
      <w:r>
        <w:t>’</w:t>
      </w:r>
      <w:r w:rsidRPr="003C01DA">
        <w:t xml:space="preserve"> toy preference with age (e.g</w:t>
      </w:r>
      <w:r>
        <w:t xml:space="preserve">. </w:t>
      </w:r>
      <w:r w:rsidR="00067FA4">
        <w:fldChar w:fldCharType="begin"/>
      </w:r>
      <w:r>
        <w:instrText xml:space="preserve"> ADDIN ZOTERO_ITEM CSL_CITATION {"citationID":"mbknocmsb","properties":{"formattedCitation":"{\\rtf (O\\uc0\\u8217{}Brien &amp; Huston, 1985; Todd et al., (In review).; Zosuls et al., 2009)}","plainCitation":"(O’Brien &amp; Huston, 1985; Todd et al., (In review).; Zosuls et al., 2009)"},"citationItems":[{"id":273,"uris":["http://zotero.org/users/local/68R3OVFr/items/DUR3IIWE"],"uri":["http://zotero.org/users/local/68R3OVFr/items/DUR3IIWE"],"itemData":{"id":273,"type":"article-journal","title":"Development of sex-typed play behavior in toddlers.","container-title":"Developmental Psychology","page":"866","volume":"21","issue":"5","source":"Google Scholar","author":[{"family":"O'Brien","given":"Marion"},{"family":"Huston","given":"Aletha C."}],"issued":{"date-parts":[["1985"]]},"accessed":{"date-parts":[["2015",6,10]]}}},{"id":363,"uris":["http://zotero.org/users/local/68R3OVFr/items/8SFCZRQH"],"uri":["http://zotero.org/users/local/68R3OVFr/items/8SFCZRQH"],"itemData":{"id":363,"type":"article-journal","title":"Preferences for sex-typed toys in boys and girls aged nine to 32 months","author":[{"family":"Todd","given":"Brenda"},{"family":"Thommessen","given":"Sarah A O"},{"family":"Barry","given":"John A."}],"issued":{"literal":"in review"}}},{"id":356,"uris":["http://zotero.org/users/local/68R3OVFr/items/UAHNP8QF"],"uri":["http://zotero.org/users/local/68R3OVFr/items/UAHNP8QF"],"itemData":{"id":356,"type":"article-journal","title":"The acquisition of gender labels in infancy: Implications for gender-typed play.","container-title":"Developmental Psychology","page":"688","volume":"45","issue":"3","source":"Google Scholar","shortTitle":"The acquisition of gender labels in infancy","author":[{"family":"Zosuls","given":"Kristina M."},{"family":"Ruble","given":"Diane N."},{"family":"Tamis-LeMonda","given":"Catherine S."},{"family":"Shrout","given":"Patrick E."},{"family":"Bornstein","given":"Marc H."},{"family":"Greulich","given":"Faith K."}],"issued":{"date-parts":[["2009"]]},"accessed":{"date-parts":[["2015",6,10]]}}}],"schema":"https://github.com/citation-style-language/schema/raw/master/csl-citation.json"} </w:instrText>
      </w:r>
      <w:r w:rsidR="00067FA4">
        <w:fldChar w:fldCharType="separate"/>
      </w:r>
      <w:r>
        <w:t>O’Brien &amp; Huston &amp; Risley, 1983; Todd et al.</w:t>
      </w:r>
      <w:r w:rsidR="00E722AC">
        <w:t>,</w:t>
      </w:r>
      <w:r>
        <w:t xml:space="preserve"> 2016</w:t>
      </w:r>
      <w:r w:rsidRPr="009605F7">
        <w:t>; Zosuls et al., 2009</w:t>
      </w:r>
      <w:r>
        <w:t>; Zosuls et al., 2014</w:t>
      </w:r>
      <w:r w:rsidRPr="009605F7">
        <w:t>)</w:t>
      </w:r>
      <w:r w:rsidR="00067FA4">
        <w:fldChar w:fldCharType="end"/>
      </w:r>
      <w:r>
        <w:rPr>
          <w:color w:val="FF0000"/>
        </w:rPr>
        <w:t xml:space="preserve"> </w:t>
      </w:r>
      <w:r w:rsidRPr="003C01DA">
        <w:t xml:space="preserve">but the </w:t>
      </w:r>
      <w:r>
        <w:t xml:space="preserve">distinct </w:t>
      </w:r>
      <w:r w:rsidRPr="003C01DA">
        <w:t>developme</w:t>
      </w:r>
      <w:r>
        <w:t xml:space="preserve">ntal patterns of boys and girls </w:t>
      </w:r>
      <w:r w:rsidRPr="003C01DA">
        <w:t xml:space="preserve">vary between studies (see </w:t>
      </w:r>
      <w:r w:rsidR="00067FA4">
        <w:fldChar w:fldCharType="begin"/>
      </w:r>
      <w:r>
        <w:instrText xml:space="preserve"> ADDIN ZOTERO_ITEM CSL_CITATION {"citationID":"jk4a9n2b0","properties":{"formattedCitation":"(Servin et al., 1999)","plainCitation":"(Servin et al., 1999)"},"citationItems":[{"id":316,"uris":["http://zotero.org/users/local/68R3OVFr/items/GCQM69Z4"],"uri":["http://zotero.org/users/local/68R3OVFr/items/GCQM69Z4"],"itemData":{"id":316,"type":"article-journal","title":"Sex differences in 1-, 3-, and 5-year-olds' toy-choice in a structured play-session","container-title":"Scandinavian journal of psychology","page":"43–48","volume":"40","issue":"1","source":"Google Scholar","author":[{"family":"Servin","given":"Anna"},{"family":"Bohlin","given":"Gunilla"},{"family":"Berlin","given":"Lisa"}],"issued":{"date-parts":[["1999"]]},"accessed":{"date-parts":[["2015",6,10]]}}}],"schema":"https://github.com/citation-style-language/schema/raw/master/csl-citation.json"} </w:instrText>
      </w:r>
      <w:r w:rsidR="00067FA4">
        <w:fldChar w:fldCharType="separate"/>
      </w:r>
      <w:r w:rsidRPr="009605F7">
        <w:t>Servin et al., 1999)</w:t>
      </w:r>
      <w:r w:rsidR="00067FA4">
        <w:fldChar w:fldCharType="end"/>
      </w:r>
      <w:r w:rsidRPr="003C01DA">
        <w:t xml:space="preserve">. </w:t>
      </w:r>
      <w:r>
        <w:t xml:space="preserve">Drivers of </w:t>
      </w:r>
      <w:r w:rsidRPr="003C01DA">
        <w:t>developmental change</w:t>
      </w:r>
      <w:r>
        <w:t xml:space="preserve"> are multifaceted </w:t>
      </w:r>
      <w:r w:rsidRPr="003C01DA">
        <w:t>and a more systematic comparison of boys</w:t>
      </w:r>
      <w:r>
        <w:t>’</w:t>
      </w:r>
      <w:r w:rsidRPr="003C01DA">
        <w:t xml:space="preserve"> and girls</w:t>
      </w:r>
      <w:r>
        <w:t>’</w:t>
      </w:r>
      <w:r w:rsidRPr="003C01DA">
        <w:t xml:space="preserve"> </w:t>
      </w:r>
      <w:r w:rsidRPr="00B413FC">
        <w:t xml:space="preserve">stereotypical preferences at different ages and across different </w:t>
      </w:r>
      <w:r>
        <w:t xml:space="preserve">social </w:t>
      </w:r>
      <w:r w:rsidRPr="00B413FC">
        <w:t>settings and cultural contexts may add to our understanding.</w:t>
      </w:r>
      <w:r w:rsidRPr="003C01DA">
        <w:t xml:space="preserve">  </w:t>
      </w:r>
    </w:p>
    <w:p w:rsidR="00C838B1" w:rsidRPr="003C01DA" w:rsidRDefault="00E722AC" w:rsidP="00E722AC">
      <w:pPr>
        <w:spacing w:line="480" w:lineRule="auto"/>
        <w:rPr>
          <w:b/>
        </w:rPr>
      </w:pPr>
      <w:r>
        <w:rPr>
          <w:b/>
        </w:rPr>
        <w:t xml:space="preserve">1.4 </w:t>
      </w:r>
      <w:r w:rsidR="00C838B1" w:rsidRPr="003C01DA">
        <w:rPr>
          <w:b/>
        </w:rPr>
        <w:t xml:space="preserve">Methodological </w:t>
      </w:r>
      <w:r w:rsidR="00C838B1">
        <w:rPr>
          <w:b/>
        </w:rPr>
        <w:t>Aspects of Previous Research and Rationale f</w:t>
      </w:r>
      <w:r w:rsidR="00C838B1" w:rsidRPr="003C01DA">
        <w:rPr>
          <w:b/>
        </w:rPr>
        <w:t xml:space="preserve">or </w:t>
      </w:r>
      <w:r w:rsidR="00C838B1">
        <w:rPr>
          <w:b/>
        </w:rPr>
        <w:t xml:space="preserve">Choice of Studies in the </w:t>
      </w:r>
      <w:r w:rsidR="00C838B1" w:rsidRPr="003C01DA">
        <w:rPr>
          <w:b/>
        </w:rPr>
        <w:t>Present Meta-Analysis</w:t>
      </w:r>
    </w:p>
    <w:p w:rsidR="00C838B1" w:rsidRDefault="00C838B1" w:rsidP="00C838B1">
      <w:pPr>
        <w:spacing w:line="480" w:lineRule="auto"/>
      </w:pPr>
      <w:r>
        <w:t>T</w:t>
      </w:r>
      <w:r w:rsidRPr="003C01DA">
        <w:t xml:space="preserve">oy preferences have been measured in a variety of ways. Parental and child self report, sometimes retrospective, is valuable when working with large samples but may be prone to bias in recall </w:t>
      </w:r>
      <w:r w:rsidR="00067FA4">
        <w:fldChar w:fldCharType="begin"/>
      </w:r>
      <w:r>
        <w:instrText xml:space="preserve"> ADDIN ZOTERO_ITEM CSL_CITATION {"citationID":"2935qerc2e","properties":{"formattedCitation":"(Yarrow, Campbell, &amp; Burton, 1970)","plainCitation":"(Yarrow, Campbell, &amp; Burton, 1970)"},"citationItems":[{"id":354,"uris":["http://zotero.org/users/local/68R3OVFr/items/FPNWEDHU"],"uri":["http://zotero.org/users/local/68R3OVFr/items/FPNWEDHU"],"itemData":{"id":354,"type":"article-journal","title":"Recollections of childhood a study of the retrospective method","container-title":"Monographs of the Society for Research in Child Development","page":"iii–83","source":"Google Scholar","author":[{"family":"Yarrow","given":"Marian Radke"},{"family":"Campbell","given":"John D."},{"family":"Burton","given":"Roger V."}],"issued":{"date-parts":[["1970"]]},"accessed":{"date-parts":[["2015",6,10]]}}}],"schema":"https://github.com/citation-style-language/schema/raw/master/csl-citation.json"} </w:instrText>
      </w:r>
      <w:r w:rsidR="00067FA4">
        <w:fldChar w:fldCharType="separate"/>
      </w:r>
      <w:r w:rsidRPr="009605F7">
        <w:t>(Yarrow, Campbell &amp; Burton, 1970)</w:t>
      </w:r>
      <w:r w:rsidR="00067FA4">
        <w:fldChar w:fldCharType="end"/>
      </w:r>
      <w:r w:rsidRPr="003C01DA">
        <w:t xml:space="preserve"> or demand characteristics (see </w:t>
      </w:r>
      <w:r w:rsidR="00067FA4">
        <w:fldChar w:fldCharType="begin"/>
      </w:r>
      <w:r>
        <w:instrText xml:space="preserve"> ADDIN ZOTERO_ITEM CSL_CITATION {"citationID":"1rgmmg7icv","properties":{"formattedCitation":"(Wilansky-Traynor &amp; Lobel, 2008)","plainCitation":"(Wilansky-Traynor &amp; Lobel, 2008)"},"citationItems":[{"id":347,"uris":["http://zotero.org/users/local/68R3OVFr/items/7N2UFE5K"],"uri":["http://zotero.org/users/local/68R3OVFr/items/7N2UFE5K"],"itemData":{"id":347,"type":"article-journal","title":"Differential effects of an adult observer’s presence on sex-typed play behavior: A comparison between gender-schematic and gender-aschematic preschool children","container-title":"Archives of sexual behavior","page":"548–557","volume":"37","issue":"4","source":"Google Scholar","shortTitle":"Differential effects of an adult observer’s presence on sex-typed play behavior","author":[{"family":"Wilansky-Traynor","given":"Pamela"},{"family":"Lobel","given":"Thalma E."}],"issued":{"date-parts":[["2008"]]},"accessed":{"date-parts":[["2015",6,10]]}}}],"schema":"https://github.com/citation-style-language/schema/raw/master/csl-citation.json"} </w:instrText>
      </w:r>
      <w:r w:rsidR="00067FA4">
        <w:fldChar w:fldCharType="separate"/>
      </w:r>
      <w:r w:rsidRPr="009605F7">
        <w:t>Wilansky-Traynor &amp; Lobel, 2008</w:t>
      </w:r>
      <w:r w:rsidR="00067FA4">
        <w:fldChar w:fldCharType="end"/>
      </w:r>
      <w:r>
        <w:t>,</w:t>
      </w:r>
      <w:r w:rsidRPr="003C01DA">
        <w:t xml:space="preserve"> for a discussion). </w:t>
      </w:r>
      <w:r>
        <w:t>Visual preference t</w:t>
      </w:r>
      <w:r w:rsidRPr="003C01DA">
        <w:t>echniques</w:t>
      </w:r>
      <w:r>
        <w:t xml:space="preserve"> can test </w:t>
      </w:r>
      <w:r w:rsidRPr="003C01DA">
        <w:t>infants whose motor development is insufficient</w:t>
      </w:r>
      <w:r>
        <w:t xml:space="preserve"> to</w:t>
      </w:r>
      <w:r w:rsidRPr="003C01DA">
        <w:t xml:space="preserve"> </w:t>
      </w:r>
      <w:r>
        <w:t>demonstrate preference in other ways</w:t>
      </w:r>
      <w:r w:rsidRPr="003C01DA">
        <w:t>. However,</w:t>
      </w:r>
      <w:r>
        <w:t xml:space="preserve"> it may </w:t>
      </w:r>
      <w:r>
        <w:lastRenderedPageBreak/>
        <w:t xml:space="preserve">be </w:t>
      </w:r>
      <w:r w:rsidRPr="003C01DA">
        <w:t xml:space="preserve">the child’s </w:t>
      </w:r>
      <w:r>
        <w:t xml:space="preserve">ability to act </w:t>
      </w:r>
      <w:r w:rsidRPr="003C01DA">
        <w:t>on an object</w:t>
      </w:r>
      <w:r>
        <w:t xml:space="preserve">, as well as its visual </w:t>
      </w:r>
      <w:proofErr w:type="gramStart"/>
      <w:r>
        <w:t>properties,</w:t>
      </w:r>
      <w:r w:rsidRPr="003C01DA">
        <w:t xml:space="preserve"> </w:t>
      </w:r>
      <w:r>
        <w:t>that</w:t>
      </w:r>
      <w:proofErr w:type="gramEnd"/>
      <w:r>
        <w:t xml:space="preserve"> is appealing. </w:t>
      </w:r>
      <w:r w:rsidRPr="003C01DA">
        <w:t xml:space="preserve">This meta-analysis </w:t>
      </w:r>
      <w:r>
        <w:t xml:space="preserve">covers only </w:t>
      </w:r>
      <w:r w:rsidRPr="003C01DA">
        <w:t xml:space="preserve">observational studies testing children’s free-preferences in </w:t>
      </w:r>
      <w:r>
        <w:t>various controlled settings because we believe that these best indicate a child’s free preference in a play situation. M</w:t>
      </w:r>
      <w:r w:rsidRPr="003C01DA">
        <w:t xml:space="preserve">eta-regression </w:t>
      </w:r>
      <w:r>
        <w:t xml:space="preserve">is </w:t>
      </w:r>
      <w:r w:rsidRPr="003C01DA">
        <w:t xml:space="preserve">used to control for any influence of </w:t>
      </w:r>
      <w:r>
        <w:t xml:space="preserve">child age and study context </w:t>
      </w:r>
      <w:r w:rsidRPr="003C01DA">
        <w:t>on toy preference. Where extraneous variables could not be controlled in any meaningful way, studies were excluded</w:t>
      </w:r>
      <w:r>
        <w:t>; f</w:t>
      </w:r>
      <w:r w:rsidRPr="003C01DA">
        <w:t xml:space="preserve">or example, </w:t>
      </w:r>
      <w:r>
        <w:t xml:space="preserve">we exclude </w:t>
      </w:r>
      <w:r w:rsidRPr="003C01DA">
        <w:t>studies measuring play with peers because compet</w:t>
      </w:r>
      <w:r>
        <w:t>ition for toys may limit choice: s</w:t>
      </w:r>
      <w:r w:rsidRPr="003C01DA">
        <w:t>tudies involving play with the child’s own toys</w:t>
      </w:r>
      <w:r>
        <w:t>,</w:t>
      </w:r>
      <w:r w:rsidRPr="003C01DA">
        <w:t xml:space="preserve"> on the basis that available toys differ between participants and are already familiar to them.</w:t>
      </w:r>
      <w:r>
        <w:t xml:space="preserve">  Included studies use a wide range of ‘gender-typed’ toy stimuli and many also include toys defined as ‘gender-neutral’. This variation in methodology is also controlled as it may impact on the effect size of found sex-differences. </w:t>
      </w:r>
    </w:p>
    <w:p w:rsidR="00C838B1" w:rsidRPr="003C01DA" w:rsidRDefault="00C838B1" w:rsidP="00E722AC">
      <w:pPr>
        <w:spacing w:line="480" w:lineRule="auto"/>
        <w:ind w:firstLine="720"/>
      </w:pPr>
      <w:r>
        <w:t xml:space="preserve">In summary, studies reporting observations of children in free play were considered the best indicator of toy preference because, (a) they typically offer a range of ‘gender-typed’ toys and, (b) they allow manipulation and movement of the stimuli and have the potential for symbolic play. </w:t>
      </w:r>
    </w:p>
    <w:p w:rsidR="00C838B1" w:rsidRPr="003C01DA" w:rsidRDefault="00E722AC" w:rsidP="00E722AC">
      <w:pPr>
        <w:spacing w:line="480" w:lineRule="auto"/>
        <w:rPr>
          <w:b/>
          <w:i/>
        </w:rPr>
      </w:pPr>
      <w:r>
        <w:rPr>
          <w:b/>
        </w:rPr>
        <w:t xml:space="preserve">1.5 </w:t>
      </w:r>
      <w:r w:rsidR="00C838B1" w:rsidRPr="003C01DA">
        <w:rPr>
          <w:b/>
        </w:rPr>
        <w:t xml:space="preserve">The </w:t>
      </w:r>
      <w:r w:rsidR="00C838B1">
        <w:rPr>
          <w:b/>
        </w:rPr>
        <w:t>Present Review</w:t>
      </w:r>
    </w:p>
    <w:p w:rsidR="00C838B1" w:rsidRPr="003C01DA" w:rsidRDefault="00C838B1" w:rsidP="00C838B1">
      <w:pPr>
        <w:spacing w:line="480" w:lineRule="auto"/>
      </w:pPr>
      <w:r w:rsidRPr="003C01DA">
        <w:t xml:space="preserve">This meta-analysis was designed to test the following hypotheses: </w:t>
      </w:r>
    </w:p>
    <w:p w:rsidR="00C838B1" w:rsidRDefault="00C838B1" w:rsidP="00C838B1">
      <w:pPr>
        <w:pStyle w:val="ListParagraph"/>
        <w:numPr>
          <w:ilvl w:val="0"/>
          <w:numId w:val="2"/>
        </w:numPr>
        <w:spacing w:line="480" w:lineRule="auto"/>
        <w:rPr>
          <w:rFonts w:ascii="Times New Roman" w:hAnsi="Times New Roman"/>
          <w:sz w:val="24"/>
          <w:szCs w:val="24"/>
        </w:rPr>
      </w:pPr>
      <w:r w:rsidRPr="00697AB6">
        <w:rPr>
          <w:rFonts w:ascii="Times New Roman" w:hAnsi="Times New Roman"/>
          <w:sz w:val="24"/>
          <w:szCs w:val="24"/>
        </w:rPr>
        <w:t xml:space="preserve">Gender-typed preferences will be observed in children’s free play with toys. </w:t>
      </w:r>
    </w:p>
    <w:p w:rsidR="00C838B1" w:rsidRPr="00697AB6" w:rsidRDefault="00C838B1" w:rsidP="00C838B1">
      <w:pPr>
        <w:pStyle w:val="ListParagraph"/>
        <w:numPr>
          <w:ilvl w:val="0"/>
          <w:numId w:val="2"/>
        </w:numPr>
        <w:spacing w:line="480" w:lineRule="auto"/>
        <w:rPr>
          <w:rFonts w:ascii="Times New Roman" w:hAnsi="Times New Roman"/>
          <w:sz w:val="24"/>
          <w:szCs w:val="24"/>
        </w:rPr>
      </w:pPr>
      <w:r w:rsidRPr="00697AB6">
        <w:rPr>
          <w:rFonts w:ascii="Times New Roman" w:hAnsi="Times New Roman"/>
          <w:sz w:val="24"/>
          <w:szCs w:val="24"/>
        </w:rPr>
        <w:t xml:space="preserve">The setting in which the child plays, for example the presence of a parent or </w:t>
      </w:r>
      <w:r>
        <w:rPr>
          <w:rFonts w:ascii="Times New Roman" w:hAnsi="Times New Roman"/>
          <w:sz w:val="24"/>
          <w:szCs w:val="24"/>
        </w:rPr>
        <w:t xml:space="preserve">location in a laboratory rather than </w:t>
      </w:r>
      <w:r w:rsidRPr="00697AB6">
        <w:rPr>
          <w:rFonts w:ascii="Times New Roman" w:hAnsi="Times New Roman"/>
          <w:sz w:val="24"/>
          <w:szCs w:val="24"/>
        </w:rPr>
        <w:t>home, will affect the magnitude of ‘gender-typed’ behavio</w:t>
      </w:r>
      <w:r>
        <w:rPr>
          <w:rFonts w:ascii="Times New Roman" w:hAnsi="Times New Roman"/>
          <w:sz w:val="24"/>
          <w:szCs w:val="24"/>
        </w:rPr>
        <w:t>u</w:t>
      </w:r>
      <w:r w:rsidRPr="00697AB6">
        <w:rPr>
          <w:rFonts w:ascii="Times New Roman" w:hAnsi="Times New Roman"/>
          <w:sz w:val="24"/>
          <w:szCs w:val="24"/>
        </w:rPr>
        <w:t xml:space="preserve">r. </w:t>
      </w:r>
    </w:p>
    <w:p w:rsidR="00C838B1" w:rsidRPr="003C01DA" w:rsidRDefault="00C838B1" w:rsidP="00C838B1">
      <w:pPr>
        <w:pStyle w:val="ListParagraph"/>
        <w:numPr>
          <w:ilvl w:val="0"/>
          <w:numId w:val="2"/>
        </w:numPr>
        <w:spacing w:line="480" w:lineRule="auto"/>
        <w:rPr>
          <w:rFonts w:ascii="Times New Roman" w:hAnsi="Times New Roman"/>
          <w:sz w:val="24"/>
          <w:szCs w:val="24"/>
        </w:rPr>
      </w:pPr>
      <w:r w:rsidRPr="003C01DA">
        <w:rPr>
          <w:rFonts w:ascii="Times New Roman" w:hAnsi="Times New Roman"/>
          <w:sz w:val="24"/>
          <w:szCs w:val="24"/>
        </w:rPr>
        <w:t xml:space="preserve">Effect sizes for toy preference will be smaller in more egalitarian compared </w:t>
      </w:r>
      <w:r>
        <w:rPr>
          <w:rFonts w:ascii="Times New Roman" w:hAnsi="Times New Roman"/>
          <w:sz w:val="24"/>
          <w:szCs w:val="24"/>
        </w:rPr>
        <w:t>with</w:t>
      </w:r>
      <w:r w:rsidRPr="003C01DA">
        <w:rPr>
          <w:rFonts w:ascii="Times New Roman" w:hAnsi="Times New Roman"/>
          <w:sz w:val="24"/>
          <w:szCs w:val="24"/>
        </w:rPr>
        <w:t xml:space="preserve"> less egalitarian societies. </w:t>
      </w:r>
    </w:p>
    <w:p w:rsidR="00C838B1" w:rsidRDefault="00C838B1" w:rsidP="00C838B1">
      <w:pPr>
        <w:pStyle w:val="ListParagraph"/>
        <w:numPr>
          <w:ilvl w:val="0"/>
          <w:numId w:val="2"/>
        </w:numPr>
        <w:spacing w:line="480" w:lineRule="auto"/>
        <w:rPr>
          <w:rFonts w:ascii="Times New Roman" w:hAnsi="Times New Roman"/>
          <w:sz w:val="24"/>
          <w:szCs w:val="24"/>
        </w:rPr>
      </w:pPr>
      <w:r w:rsidRPr="00697AB6">
        <w:rPr>
          <w:rFonts w:ascii="Times New Roman" w:hAnsi="Times New Roman"/>
          <w:sz w:val="24"/>
          <w:szCs w:val="24"/>
        </w:rPr>
        <w:t xml:space="preserve">Effect sizes for toy preference will be larger in historically earlier studies rather than later studies. </w:t>
      </w:r>
    </w:p>
    <w:p w:rsidR="00C838B1" w:rsidRDefault="00C838B1" w:rsidP="00C838B1">
      <w:pPr>
        <w:pStyle w:val="ListParagraph"/>
        <w:numPr>
          <w:ilvl w:val="0"/>
          <w:numId w:val="2"/>
        </w:numPr>
        <w:spacing w:line="480" w:lineRule="auto"/>
        <w:rPr>
          <w:rFonts w:ascii="Times New Roman" w:hAnsi="Times New Roman"/>
          <w:sz w:val="24"/>
          <w:szCs w:val="24"/>
        </w:rPr>
      </w:pPr>
      <w:r w:rsidRPr="00697AB6">
        <w:rPr>
          <w:rFonts w:ascii="Times New Roman" w:hAnsi="Times New Roman"/>
          <w:sz w:val="24"/>
          <w:szCs w:val="24"/>
        </w:rPr>
        <w:lastRenderedPageBreak/>
        <w:t xml:space="preserve">Sex-differences in toy preference will increase with age. </w:t>
      </w:r>
    </w:p>
    <w:p w:rsidR="00C838B1" w:rsidRPr="00697AB6" w:rsidRDefault="00C838B1" w:rsidP="00C838B1">
      <w:pPr>
        <w:pStyle w:val="ListParagraph"/>
        <w:numPr>
          <w:ilvl w:val="0"/>
          <w:numId w:val="2"/>
        </w:numPr>
        <w:spacing w:line="480" w:lineRule="auto"/>
        <w:rPr>
          <w:rFonts w:ascii="Times New Roman" w:hAnsi="Times New Roman"/>
          <w:sz w:val="24"/>
          <w:szCs w:val="24"/>
        </w:rPr>
      </w:pPr>
      <w:r w:rsidRPr="00697AB6">
        <w:rPr>
          <w:rFonts w:ascii="Times New Roman" w:hAnsi="Times New Roman"/>
          <w:sz w:val="24"/>
          <w:szCs w:val="24"/>
        </w:rPr>
        <w:t>Effect sizes for toy preference will be smaller when the children are presented with ‘gender-neutral’ toys at the same time as they are presented with ‘gender-typed’ toys.</w:t>
      </w:r>
    </w:p>
    <w:p w:rsidR="00C838B1" w:rsidRPr="003C01DA" w:rsidRDefault="00C838B1" w:rsidP="00C838B1"/>
    <w:p w:rsidR="00C838B1" w:rsidRPr="009C19C7" w:rsidRDefault="00E722AC" w:rsidP="00C838B1">
      <w:pPr>
        <w:spacing w:line="480" w:lineRule="auto"/>
        <w:rPr>
          <w:b/>
        </w:rPr>
      </w:pPr>
      <w:r>
        <w:rPr>
          <w:b/>
        </w:rPr>
        <w:t xml:space="preserve">2 </w:t>
      </w:r>
      <w:r w:rsidR="00C838B1" w:rsidRPr="009C19C7">
        <w:rPr>
          <w:b/>
        </w:rPr>
        <w:t>Method</w:t>
      </w:r>
    </w:p>
    <w:p w:rsidR="00C838B1" w:rsidRPr="009C19C7" w:rsidRDefault="00E722AC" w:rsidP="00E722AC">
      <w:pPr>
        <w:pStyle w:val="Default"/>
        <w:ind w:firstLine="0"/>
        <w:rPr>
          <w:rFonts w:ascii="Times New Roman" w:hAnsi="Times New Roman" w:cs="Times New Roman"/>
          <w:b/>
          <w:lang w:eastAsia="en-GB"/>
        </w:rPr>
      </w:pPr>
      <w:r>
        <w:rPr>
          <w:rFonts w:ascii="Times New Roman" w:hAnsi="Times New Roman" w:cs="Times New Roman"/>
          <w:b/>
          <w:lang w:eastAsia="en-GB"/>
        </w:rPr>
        <w:t xml:space="preserve">2.1 </w:t>
      </w:r>
      <w:r w:rsidR="00C838B1">
        <w:rPr>
          <w:rFonts w:ascii="Times New Roman" w:hAnsi="Times New Roman" w:cs="Times New Roman"/>
          <w:b/>
          <w:lang w:eastAsia="en-GB"/>
        </w:rPr>
        <w:t>Selection of Studies</w:t>
      </w:r>
    </w:p>
    <w:p w:rsidR="00C838B1" w:rsidRDefault="00E722AC" w:rsidP="00E722AC">
      <w:pPr>
        <w:pStyle w:val="Default"/>
        <w:ind w:firstLine="0"/>
        <w:rPr>
          <w:rFonts w:ascii="Times New Roman" w:hAnsi="Times New Roman" w:cs="Times New Roman"/>
          <w:lang w:eastAsia="en-GB"/>
        </w:rPr>
      </w:pPr>
      <w:r>
        <w:rPr>
          <w:rFonts w:ascii="Times New Roman" w:hAnsi="Times New Roman" w:cs="Times New Roman"/>
        </w:rPr>
        <w:t>The s</w:t>
      </w:r>
      <w:r w:rsidR="00C838B1">
        <w:rPr>
          <w:rFonts w:ascii="Times New Roman" w:hAnsi="Times New Roman" w:cs="Times New Roman"/>
        </w:rPr>
        <w:t>election of studies followed t</w:t>
      </w:r>
      <w:r w:rsidR="00C838B1" w:rsidRPr="009C19C7">
        <w:rPr>
          <w:rFonts w:ascii="Times New Roman" w:hAnsi="Times New Roman" w:cs="Times New Roman"/>
        </w:rPr>
        <w:t>he guideline</w:t>
      </w:r>
      <w:r w:rsidR="00C838B1">
        <w:rPr>
          <w:rFonts w:ascii="Times New Roman" w:hAnsi="Times New Roman" w:cs="Times New Roman"/>
        </w:rPr>
        <w:t>s issued by Stroup et al.</w:t>
      </w:r>
      <w:r w:rsidR="00C838B1" w:rsidRPr="009C19C7">
        <w:rPr>
          <w:rFonts w:ascii="Times New Roman" w:hAnsi="Times New Roman" w:cs="Times New Roman"/>
        </w:rPr>
        <w:t xml:space="preserve"> </w:t>
      </w:r>
      <w:r w:rsidR="00C838B1">
        <w:rPr>
          <w:rFonts w:ascii="Times New Roman" w:hAnsi="Times New Roman" w:cs="Times New Roman"/>
        </w:rPr>
        <w:t>(2000).</w:t>
      </w:r>
      <w:r w:rsidR="00C838B1" w:rsidRPr="009C19C7">
        <w:rPr>
          <w:rFonts w:ascii="Times New Roman" w:hAnsi="Times New Roman" w:cs="Times New Roman"/>
        </w:rPr>
        <w:t xml:space="preserve"> Qualified librarians advised on the search strategy and assisted where papers were difficult to access. </w:t>
      </w:r>
      <w:r w:rsidR="00C838B1" w:rsidRPr="009C19C7">
        <w:rPr>
          <w:rFonts w:ascii="Times New Roman" w:hAnsi="Times New Roman" w:cs="Times New Roman"/>
          <w:lang w:eastAsia="en-GB"/>
        </w:rPr>
        <w:t>The study protocol is available from the authors</w:t>
      </w:r>
      <w:r w:rsidR="00C838B1">
        <w:rPr>
          <w:rFonts w:ascii="Times New Roman" w:hAnsi="Times New Roman" w:cs="Times New Roman"/>
          <w:lang w:eastAsia="en-GB"/>
        </w:rPr>
        <w:t xml:space="preserve">. </w:t>
      </w:r>
    </w:p>
    <w:p w:rsidR="00C838B1" w:rsidRPr="009C19C7" w:rsidRDefault="00E722AC" w:rsidP="00E722AC">
      <w:pPr>
        <w:pStyle w:val="Default"/>
        <w:ind w:firstLine="0"/>
        <w:rPr>
          <w:rFonts w:ascii="Times New Roman" w:hAnsi="Times New Roman"/>
          <w:b/>
          <w:lang w:eastAsia="en-GB"/>
        </w:rPr>
      </w:pPr>
      <w:r>
        <w:rPr>
          <w:rFonts w:ascii="Times New Roman" w:hAnsi="Times New Roman"/>
          <w:b/>
          <w:lang w:eastAsia="en-GB"/>
        </w:rPr>
        <w:t xml:space="preserve">2.2 </w:t>
      </w:r>
      <w:r w:rsidR="00C838B1" w:rsidRPr="009C19C7">
        <w:rPr>
          <w:rFonts w:ascii="Times New Roman" w:hAnsi="Times New Roman"/>
          <w:b/>
          <w:lang w:eastAsia="en-GB"/>
        </w:rPr>
        <w:t xml:space="preserve">Inclusion </w:t>
      </w:r>
      <w:r w:rsidR="00C838B1">
        <w:rPr>
          <w:rFonts w:ascii="Times New Roman" w:hAnsi="Times New Roman"/>
          <w:b/>
          <w:lang w:eastAsia="en-GB"/>
        </w:rPr>
        <w:t>a</w:t>
      </w:r>
      <w:r w:rsidR="00C838B1" w:rsidRPr="009C19C7">
        <w:rPr>
          <w:rFonts w:ascii="Times New Roman" w:hAnsi="Times New Roman"/>
          <w:b/>
          <w:lang w:eastAsia="en-GB"/>
        </w:rPr>
        <w:t>nd Exclusion Criteria</w:t>
      </w:r>
    </w:p>
    <w:p w:rsidR="00C838B1" w:rsidRDefault="00C838B1" w:rsidP="00C838B1">
      <w:pPr>
        <w:autoSpaceDE w:val="0"/>
        <w:autoSpaceDN w:val="0"/>
        <w:adjustRightInd w:val="0"/>
        <w:spacing w:line="480" w:lineRule="auto"/>
        <w:rPr>
          <w:color w:val="000000"/>
        </w:rPr>
      </w:pPr>
      <w:r>
        <w:rPr>
          <w:color w:val="000000"/>
        </w:rPr>
        <w:t>Five inclusion criteria were applied: first, studies included typically developing children; s</w:t>
      </w:r>
      <w:r>
        <w:t xml:space="preserve">econd, </w:t>
      </w:r>
      <w:r>
        <w:rPr>
          <w:color w:val="000000"/>
        </w:rPr>
        <w:t xml:space="preserve">duration of play </w:t>
      </w:r>
      <w:r w:rsidRPr="00487BA9">
        <w:rPr>
          <w:color w:val="000000"/>
        </w:rPr>
        <w:t xml:space="preserve">a toy </w:t>
      </w:r>
      <w:r>
        <w:rPr>
          <w:color w:val="000000"/>
        </w:rPr>
        <w:t xml:space="preserve">was reported </w:t>
      </w:r>
      <w:r w:rsidRPr="00487BA9">
        <w:rPr>
          <w:color w:val="000000"/>
        </w:rPr>
        <w:t xml:space="preserve">in mean and SD or SE </w:t>
      </w:r>
      <w:r w:rsidR="00E722AC">
        <w:rPr>
          <w:color w:val="000000"/>
        </w:rPr>
        <w:t xml:space="preserve">in </w:t>
      </w:r>
      <w:r w:rsidRPr="00487BA9">
        <w:rPr>
          <w:color w:val="000000"/>
        </w:rPr>
        <w:t>seconds, or this information could be extracted indirectly from the paper e.g. from a histogram with error bars</w:t>
      </w:r>
      <w:r>
        <w:rPr>
          <w:color w:val="000000"/>
        </w:rPr>
        <w:t xml:space="preserve">; third, the </w:t>
      </w:r>
      <w:r w:rsidRPr="00487BA9">
        <w:rPr>
          <w:color w:val="000000"/>
        </w:rPr>
        <w:t>study provided observational</w:t>
      </w:r>
      <w:r>
        <w:rPr>
          <w:color w:val="000000"/>
        </w:rPr>
        <w:t xml:space="preserve"> data</w:t>
      </w:r>
      <w:r w:rsidRPr="00487BA9">
        <w:rPr>
          <w:color w:val="000000"/>
        </w:rPr>
        <w:t xml:space="preserve">, or </w:t>
      </w:r>
      <w:r>
        <w:rPr>
          <w:color w:val="000000"/>
        </w:rPr>
        <w:t xml:space="preserve">provided </w:t>
      </w:r>
      <w:r w:rsidRPr="00056991">
        <w:rPr>
          <w:rFonts w:eastAsia="Arial Unicode MS"/>
        </w:rPr>
        <w:t xml:space="preserve">baseline data </w:t>
      </w:r>
      <w:r>
        <w:rPr>
          <w:rFonts w:eastAsia="Arial Unicode MS"/>
        </w:rPr>
        <w:t>prior to</w:t>
      </w:r>
      <w:r>
        <w:rPr>
          <w:color w:val="000000"/>
        </w:rPr>
        <w:t xml:space="preserve"> experimental manipulation; fourth, t</w:t>
      </w:r>
      <w:r w:rsidRPr="00487BA9">
        <w:rPr>
          <w:color w:val="000000"/>
        </w:rPr>
        <w:t xml:space="preserve">he study reported other relevant data, e.g. the number of </w:t>
      </w:r>
      <w:r>
        <w:rPr>
          <w:color w:val="000000"/>
        </w:rPr>
        <w:t>children in each group; fifth, s</w:t>
      </w:r>
      <w:r w:rsidRPr="009C19C7">
        <w:rPr>
          <w:color w:val="000000"/>
        </w:rPr>
        <w:t xml:space="preserve">timuli toys </w:t>
      </w:r>
      <w:r>
        <w:rPr>
          <w:color w:val="000000"/>
        </w:rPr>
        <w:t xml:space="preserve">were </w:t>
      </w:r>
      <w:r w:rsidRPr="009C19C7">
        <w:rPr>
          <w:color w:val="000000"/>
        </w:rPr>
        <w:t>equally available to all participants</w:t>
      </w:r>
      <w:r>
        <w:rPr>
          <w:color w:val="000000"/>
        </w:rPr>
        <w:t xml:space="preserve"> and not</w:t>
      </w:r>
      <w:r w:rsidRPr="009C19C7">
        <w:rPr>
          <w:color w:val="000000"/>
        </w:rPr>
        <w:t xml:space="preserve"> shared with other children at the time of testing.</w:t>
      </w:r>
      <w:r>
        <w:rPr>
          <w:color w:val="000000"/>
        </w:rPr>
        <w:t xml:space="preserve"> </w:t>
      </w:r>
    </w:p>
    <w:p w:rsidR="00C838B1" w:rsidRDefault="00C838B1" w:rsidP="00E722AC">
      <w:pPr>
        <w:autoSpaceDE w:val="0"/>
        <w:autoSpaceDN w:val="0"/>
        <w:adjustRightInd w:val="0"/>
        <w:spacing w:line="480" w:lineRule="auto"/>
        <w:ind w:firstLine="720"/>
        <w:rPr>
          <w:color w:val="000000"/>
        </w:rPr>
      </w:pPr>
      <w:r w:rsidRPr="0031466C">
        <w:rPr>
          <w:color w:val="000000"/>
        </w:rPr>
        <w:t>Papers not published in English were translated and reviewed.</w:t>
      </w:r>
      <w:r>
        <w:rPr>
          <w:color w:val="000000"/>
        </w:rPr>
        <w:t xml:space="preserve"> </w:t>
      </w:r>
    </w:p>
    <w:p w:rsidR="0090672F" w:rsidRDefault="0090672F" w:rsidP="00E722AC">
      <w:pPr>
        <w:autoSpaceDE w:val="0"/>
        <w:autoSpaceDN w:val="0"/>
        <w:adjustRightInd w:val="0"/>
        <w:spacing w:line="480" w:lineRule="auto"/>
        <w:ind w:firstLine="720"/>
      </w:pPr>
      <w:r w:rsidRPr="0031466C">
        <w:rPr>
          <w:color w:val="000000"/>
        </w:rPr>
        <w:t xml:space="preserve">Published studies were assessed from the earliest possible dates for </w:t>
      </w:r>
      <w:r>
        <w:rPr>
          <w:color w:val="000000"/>
        </w:rPr>
        <w:t xml:space="preserve">each database </w:t>
      </w:r>
      <w:r w:rsidRPr="00D830CA">
        <w:rPr>
          <w:color w:val="000000"/>
        </w:rPr>
        <w:t xml:space="preserve">up </w:t>
      </w:r>
      <w:r w:rsidRPr="00D830CA">
        <w:t xml:space="preserve">to </w:t>
      </w:r>
      <w:r>
        <w:t>24</w:t>
      </w:r>
      <w:r w:rsidRPr="00D830CA">
        <w:rPr>
          <w:vertAlign w:val="superscript"/>
        </w:rPr>
        <w:t>th</w:t>
      </w:r>
      <w:r>
        <w:t xml:space="preserve"> </w:t>
      </w:r>
      <w:r w:rsidRPr="00D830CA">
        <w:t>Sept 2016.</w:t>
      </w:r>
      <w:r w:rsidRPr="00584DDE">
        <w:t xml:space="preserve"> The search terms used, in topic, were: “("toy choice*" OR "toy</w:t>
      </w:r>
      <w:r w:rsidRPr="009C19C7">
        <w:rPr>
          <w:color w:val="000000"/>
        </w:rPr>
        <w:t xml:space="preserve"> preference*" OR "toy play") OR ("toy" AND "play </w:t>
      </w:r>
      <w:proofErr w:type="spellStart"/>
      <w:r w:rsidRPr="009C19C7">
        <w:rPr>
          <w:color w:val="000000"/>
        </w:rPr>
        <w:t>behav</w:t>
      </w:r>
      <w:proofErr w:type="spellEnd"/>
      <w:r w:rsidRPr="009C19C7">
        <w:rPr>
          <w:color w:val="000000"/>
        </w:rPr>
        <w:t xml:space="preserve">*") OR ("gender </w:t>
      </w:r>
      <w:proofErr w:type="spellStart"/>
      <w:r w:rsidRPr="009C19C7">
        <w:rPr>
          <w:color w:val="000000"/>
        </w:rPr>
        <w:t>typ</w:t>
      </w:r>
      <w:proofErr w:type="spellEnd"/>
      <w:r w:rsidRPr="009C19C7">
        <w:rPr>
          <w:color w:val="000000"/>
        </w:rPr>
        <w:t>* play") OR ("sex-</w:t>
      </w:r>
      <w:proofErr w:type="spellStart"/>
      <w:r w:rsidRPr="009C19C7">
        <w:rPr>
          <w:color w:val="000000"/>
        </w:rPr>
        <w:t>typ</w:t>
      </w:r>
      <w:proofErr w:type="spellEnd"/>
      <w:r w:rsidRPr="009C19C7">
        <w:rPr>
          <w:color w:val="000000"/>
        </w:rPr>
        <w:t xml:space="preserve">* play") OR ("gender </w:t>
      </w:r>
      <w:proofErr w:type="spellStart"/>
      <w:r w:rsidRPr="009C19C7">
        <w:rPr>
          <w:color w:val="000000"/>
        </w:rPr>
        <w:t>stereotyp</w:t>
      </w:r>
      <w:proofErr w:type="spellEnd"/>
      <w:r w:rsidRPr="009C19C7">
        <w:rPr>
          <w:color w:val="000000"/>
        </w:rPr>
        <w:t xml:space="preserve">* toy") OR ("gender </w:t>
      </w:r>
      <w:proofErr w:type="spellStart"/>
      <w:r w:rsidRPr="009C19C7">
        <w:rPr>
          <w:color w:val="000000"/>
        </w:rPr>
        <w:t>stereotyp</w:t>
      </w:r>
      <w:proofErr w:type="spellEnd"/>
      <w:r w:rsidRPr="009C19C7">
        <w:rPr>
          <w:color w:val="000000"/>
        </w:rPr>
        <w:t>* play") OR ("sex-</w:t>
      </w:r>
      <w:proofErr w:type="spellStart"/>
      <w:r w:rsidRPr="009C19C7">
        <w:rPr>
          <w:color w:val="000000"/>
        </w:rPr>
        <w:t>typ</w:t>
      </w:r>
      <w:proofErr w:type="spellEnd"/>
      <w:r w:rsidRPr="009C19C7">
        <w:rPr>
          <w:color w:val="000000"/>
        </w:rPr>
        <w:t xml:space="preserve">* toy") OR ("sex </w:t>
      </w:r>
      <w:proofErr w:type="spellStart"/>
      <w:r w:rsidRPr="009C19C7">
        <w:rPr>
          <w:color w:val="000000"/>
        </w:rPr>
        <w:t>stereotyp</w:t>
      </w:r>
      <w:proofErr w:type="spellEnd"/>
      <w:r w:rsidRPr="009C19C7">
        <w:rPr>
          <w:color w:val="000000"/>
        </w:rPr>
        <w:t xml:space="preserve">* toy") OR ("gender </w:t>
      </w:r>
      <w:proofErr w:type="spellStart"/>
      <w:r w:rsidRPr="009C19C7">
        <w:rPr>
          <w:color w:val="000000"/>
        </w:rPr>
        <w:t>typ</w:t>
      </w:r>
      <w:proofErr w:type="spellEnd"/>
      <w:r w:rsidRPr="009C19C7">
        <w:rPr>
          <w:color w:val="000000"/>
        </w:rPr>
        <w:t xml:space="preserve">* </w:t>
      </w:r>
      <w:proofErr w:type="spellStart"/>
      <w:r w:rsidRPr="009C19C7">
        <w:rPr>
          <w:color w:val="000000"/>
        </w:rPr>
        <w:t>activit</w:t>
      </w:r>
      <w:proofErr w:type="spellEnd"/>
      <w:r w:rsidRPr="009C19C7">
        <w:rPr>
          <w:color w:val="000000"/>
        </w:rPr>
        <w:t xml:space="preserve">*") OR ("sex </w:t>
      </w:r>
      <w:proofErr w:type="spellStart"/>
      <w:r w:rsidRPr="009C19C7">
        <w:rPr>
          <w:color w:val="000000"/>
        </w:rPr>
        <w:t>typ</w:t>
      </w:r>
      <w:proofErr w:type="spellEnd"/>
      <w:r w:rsidRPr="009C19C7">
        <w:rPr>
          <w:color w:val="000000"/>
        </w:rPr>
        <w:t xml:space="preserve">* </w:t>
      </w:r>
      <w:proofErr w:type="spellStart"/>
      <w:r w:rsidRPr="009C19C7">
        <w:rPr>
          <w:color w:val="000000"/>
        </w:rPr>
        <w:t>activit</w:t>
      </w:r>
      <w:proofErr w:type="spellEnd"/>
      <w:r w:rsidRPr="009C19C7">
        <w:rPr>
          <w:color w:val="000000"/>
        </w:rPr>
        <w:t xml:space="preserve">*")”. </w:t>
      </w:r>
      <w:r w:rsidRPr="00543906">
        <w:rPr>
          <w:color w:val="000000"/>
        </w:rPr>
        <w:t>As Fig</w:t>
      </w:r>
      <w:r w:rsidRPr="00966B51">
        <w:rPr>
          <w:color w:val="000000"/>
        </w:rPr>
        <w:t>ure 1 shows, this yielded</w:t>
      </w:r>
      <w:r>
        <w:rPr>
          <w:color w:val="000000"/>
        </w:rPr>
        <w:t xml:space="preserve"> 5</w:t>
      </w:r>
      <w:r w:rsidR="00E722AC">
        <w:rPr>
          <w:color w:val="000000"/>
        </w:rPr>
        <w:t>20</w:t>
      </w:r>
      <w:r>
        <w:rPr>
          <w:color w:val="000000"/>
        </w:rPr>
        <w:t xml:space="preserve"> hits from</w:t>
      </w:r>
      <w:r w:rsidRPr="00966B51">
        <w:rPr>
          <w:color w:val="000000"/>
        </w:rPr>
        <w:t xml:space="preserve"> Web of Knowledge</w:t>
      </w:r>
      <w:r>
        <w:rPr>
          <w:color w:val="000000"/>
        </w:rPr>
        <w:t xml:space="preserve"> / Web of Science (from 1900)</w:t>
      </w:r>
      <w:r w:rsidRPr="00966B51">
        <w:rPr>
          <w:color w:val="000000"/>
        </w:rPr>
        <w:t xml:space="preserve">, </w:t>
      </w:r>
      <w:r w:rsidRPr="0026109F">
        <w:t>2</w:t>
      </w:r>
      <w:r>
        <w:t>05</w:t>
      </w:r>
      <w:r w:rsidRPr="00966B51">
        <w:rPr>
          <w:color w:val="FF0000"/>
        </w:rPr>
        <w:t xml:space="preserve"> </w:t>
      </w:r>
      <w:r w:rsidRPr="00966B51">
        <w:rPr>
          <w:color w:val="000000"/>
        </w:rPr>
        <w:t xml:space="preserve">from </w:t>
      </w:r>
      <w:proofErr w:type="spellStart"/>
      <w:r>
        <w:rPr>
          <w:rFonts w:eastAsia="Arial Unicode MS"/>
        </w:rPr>
        <w:t>Embase</w:t>
      </w:r>
      <w:proofErr w:type="spellEnd"/>
      <w:r>
        <w:rPr>
          <w:rFonts w:eastAsia="Arial Unicode MS"/>
        </w:rPr>
        <w:t xml:space="preserve"> </w:t>
      </w:r>
      <w:proofErr w:type="spellStart"/>
      <w:r>
        <w:rPr>
          <w:rFonts w:eastAsia="Arial Unicode MS"/>
        </w:rPr>
        <w:t>Classic+Embase</w:t>
      </w:r>
      <w:proofErr w:type="spellEnd"/>
      <w:r>
        <w:rPr>
          <w:rFonts w:eastAsia="Arial Unicode MS"/>
        </w:rPr>
        <w:t xml:space="preserve"> (from 1947</w:t>
      </w:r>
      <w:r w:rsidRPr="00966B51">
        <w:rPr>
          <w:rFonts w:eastAsia="Arial Unicode MS"/>
        </w:rPr>
        <w:t>),</w:t>
      </w:r>
      <w:r>
        <w:rPr>
          <w:rFonts w:eastAsia="Arial Unicode MS"/>
        </w:rPr>
        <w:t xml:space="preserve"> </w:t>
      </w:r>
      <w:r w:rsidRPr="00966B51">
        <w:rPr>
          <w:rFonts w:eastAsia="Arial Unicode MS"/>
        </w:rPr>
        <w:t>11</w:t>
      </w:r>
      <w:r>
        <w:rPr>
          <w:rFonts w:eastAsia="Arial Unicode MS"/>
        </w:rPr>
        <w:t xml:space="preserve"> </w:t>
      </w:r>
      <w:r w:rsidRPr="00966B51">
        <w:rPr>
          <w:rFonts w:eastAsia="Arial Unicode MS"/>
        </w:rPr>
        <w:t xml:space="preserve">from Maternity and Infant </w:t>
      </w:r>
      <w:r>
        <w:rPr>
          <w:rFonts w:eastAsia="Arial Unicode MS"/>
        </w:rPr>
        <w:t xml:space="preserve">Care (from </w:t>
      </w:r>
      <w:r>
        <w:rPr>
          <w:rFonts w:eastAsia="Arial Unicode MS"/>
        </w:rPr>
        <w:lastRenderedPageBreak/>
        <w:t>1971</w:t>
      </w:r>
      <w:r w:rsidRPr="00966B51">
        <w:rPr>
          <w:rFonts w:eastAsia="Arial Unicode MS"/>
        </w:rPr>
        <w:t xml:space="preserve">), </w:t>
      </w:r>
      <w:r>
        <w:rPr>
          <w:rFonts w:eastAsia="Arial Unicode MS"/>
        </w:rPr>
        <w:t>200</w:t>
      </w:r>
      <w:r w:rsidRPr="00966B51">
        <w:rPr>
          <w:rFonts w:eastAsia="Arial Unicode MS"/>
        </w:rPr>
        <w:t xml:space="preserve"> from Ovid MEDLINE(R) (</w:t>
      </w:r>
      <w:r>
        <w:rPr>
          <w:rFonts w:eastAsia="Arial Unicode MS"/>
        </w:rPr>
        <w:t xml:space="preserve">from </w:t>
      </w:r>
      <w:r w:rsidRPr="00966B51">
        <w:rPr>
          <w:rFonts w:eastAsia="Arial Unicode MS"/>
        </w:rPr>
        <w:t>19</w:t>
      </w:r>
      <w:r>
        <w:rPr>
          <w:rFonts w:eastAsia="Arial Unicode MS"/>
        </w:rPr>
        <w:t>46), and 85</w:t>
      </w:r>
      <w:r w:rsidR="00E722AC">
        <w:rPr>
          <w:rFonts w:eastAsia="Arial Unicode MS"/>
        </w:rPr>
        <w:t>2</w:t>
      </w:r>
      <w:r w:rsidRPr="00966B51">
        <w:rPr>
          <w:rFonts w:eastAsia="Arial Unicode MS"/>
        </w:rPr>
        <w:t xml:space="preserve"> from </w:t>
      </w:r>
      <w:proofErr w:type="spellStart"/>
      <w:r w:rsidRPr="00966B51">
        <w:rPr>
          <w:rFonts w:eastAsia="Arial Unicode MS"/>
        </w:rPr>
        <w:t>PsycINFO</w:t>
      </w:r>
      <w:proofErr w:type="spellEnd"/>
      <w:r w:rsidRPr="00966B51">
        <w:rPr>
          <w:rFonts w:eastAsia="Arial Unicode MS"/>
        </w:rPr>
        <w:t xml:space="preserve"> (</w:t>
      </w:r>
      <w:r>
        <w:rPr>
          <w:rFonts w:eastAsia="Arial Unicode MS"/>
        </w:rPr>
        <w:t>from 1806</w:t>
      </w:r>
      <w:r w:rsidRPr="00966B51">
        <w:rPr>
          <w:rFonts w:eastAsia="Arial Unicode MS"/>
        </w:rPr>
        <w:t>).</w:t>
      </w:r>
      <w:r>
        <w:rPr>
          <w:rFonts w:eastAsia="Arial Unicode MS"/>
        </w:rPr>
        <w:t xml:space="preserve"> </w:t>
      </w:r>
      <w:r w:rsidRPr="009C19C7">
        <w:t xml:space="preserve">A hand search of the resulting papers produced no further relevant papers. Authors were contacted where additional information was needed. </w:t>
      </w:r>
      <w:r w:rsidRPr="00495CAD">
        <w:t xml:space="preserve">For example, the </w:t>
      </w:r>
      <w:r w:rsidR="00067FA4" w:rsidRPr="00495CAD">
        <w:fldChar w:fldCharType="begin"/>
      </w:r>
      <w:r w:rsidRPr="00495CAD">
        <w:instrText xml:space="preserve"> ADDIN ZOTERO_ITEM CSL_CITATION {"citationID":"1dmr9l72em","properties":{"formattedCitation":"{\\rtf (Lamminm\\uc0\\u228{}ki et al., 2012)}","plainCitation":"(Lamminmäki et al., 2012)"},"citationItems":[{"id":234,"uris":["http://zotero.org/users/local/68R3OVFr/items/UWRBX3V9"],"uri":["http://zotero.org/users/local/68R3OVFr/items/UWRBX3V9"],"itemData":{"id":234,"type":"article-journal","title":"Testosterone measured in infancy predicts subsequent sex-typed behavior in boys and in girls","container-title":"Hormones and behavior","page":"611–616","volume":"61","issue":"4","source":"Google Scholar","author":[{"family":"Lamminmäki","given":"Annamarja"},{"family":"Hines","given":"Melissa"},{"family":"Kuiri-Hänninen","given":"Tanja"},{"family":"Kilpeläinen","given":"Leena"},{"family":"Dunkel","given":"Leo"},{"family":"Sankilampi","given":"Ulla"}],"issued":{"date-parts":[["2012"]]},"accessed":{"date-parts":[["2015",6,10]]}}}],"schema":"https://github.com/citation-style-language/schema/raw/master/csl-citation.json"} </w:instrText>
      </w:r>
      <w:r w:rsidR="00067FA4" w:rsidRPr="00495CAD">
        <w:fldChar w:fldCharType="separate"/>
      </w:r>
      <w:r w:rsidRPr="00495CAD">
        <w:t>Lamminmäki &amp; Hines (2012)</w:t>
      </w:r>
      <w:r w:rsidR="00067FA4" w:rsidRPr="00495CAD">
        <w:fldChar w:fldCharType="end"/>
      </w:r>
      <w:r w:rsidRPr="00495CAD">
        <w:t xml:space="preserve"> study did not include the mean and SD seconds of play, so the authors of that paper were contacted and </w:t>
      </w:r>
      <w:r>
        <w:t>provided</w:t>
      </w:r>
      <w:r w:rsidRPr="00495CAD">
        <w:t xml:space="preserve"> this information.</w:t>
      </w:r>
      <w:r w:rsidRPr="00E7310E">
        <w:t xml:space="preserve"> </w:t>
      </w:r>
    </w:p>
    <w:p w:rsidR="0090672F" w:rsidRDefault="0090672F" w:rsidP="00C838B1">
      <w:pPr>
        <w:autoSpaceDE w:val="0"/>
        <w:autoSpaceDN w:val="0"/>
        <w:adjustRightInd w:val="0"/>
        <w:spacing w:line="480" w:lineRule="auto"/>
        <w:jc w:val="center"/>
      </w:pPr>
    </w:p>
    <w:p w:rsidR="00C838B1" w:rsidRPr="009C19C7" w:rsidRDefault="009126D7" w:rsidP="009126D7">
      <w:pPr>
        <w:autoSpaceDE w:val="0"/>
        <w:autoSpaceDN w:val="0"/>
        <w:adjustRightInd w:val="0"/>
        <w:spacing w:line="480" w:lineRule="auto"/>
        <w:rPr>
          <w:b/>
          <w:color w:val="000000"/>
        </w:rPr>
      </w:pPr>
      <w:r>
        <w:rPr>
          <w:b/>
        </w:rPr>
        <w:t xml:space="preserve">2.3 </w:t>
      </w:r>
      <w:r w:rsidR="00C838B1" w:rsidRPr="009C19C7">
        <w:rPr>
          <w:b/>
        </w:rPr>
        <w:t>Data Extraction</w:t>
      </w:r>
    </w:p>
    <w:p w:rsidR="00C838B1" w:rsidRPr="009C19C7" w:rsidRDefault="00C838B1" w:rsidP="00C838B1">
      <w:pPr>
        <w:autoSpaceDE w:val="0"/>
        <w:autoSpaceDN w:val="0"/>
        <w:adjustRightInd w:val="0"/>
        <w:spacing w:line="480" w:lineRule="auto"/>
      </w:pPr>
      <w:r w:rsidRPr="009C19C7">
        <w:t xml:space="preserve">Data were collected and coded based on relevance to child development research and toy choice paradigm methodology. Five variables were identified as having a possible impact on the child’s toy choice, and were used as covariates </w:t>
      </w:r>
      <w:r>
        <w:t>in the</w:t>
      </w:r>
      <w:r w:rsidRPr="009C19C7">
        <w:t xml:space="preserve"> meta-regression</w:t>
      </w:r>
      <w:r>
        <w:t>. The following data were extracted from each study</w:t>
      </w:r>
      <w:r w:rsidRPr="009C19C7">
        <w:t>:</w:t>
      </w:r>
    </w:p>
    <w:p w:rsidR="00C838B1" w:rsidRPr="00681282" w:rsidRDefault="00C838B1" w:rsidP="00C838B1">
      <w:pPr>
        <w:numPr>
          <w:ilvl w:val="0"/>
          <w:numId w:val="4"/>
        </w:numPr>
        <w:autoSpaceDE w:val="0"/>
        <w:autoSpaceDN w:val="0"/>
        <w:adjustRightInd w:val="0"/>
        <w:spacing w:line="480" w:lineRule="auto"/>
      </w:pPr>
      <w:r w:rsidRPr="00681282">
        <w:t>The presence of another person during the play task. This was categorized such that higher scores indicate more</w:t>
      </w:r>
      <w:r w:rsidRPr="00681282">
        <w:rPr>
          <w:rFonts w:eastAsia="Times New Roman"/>
          <w:color w:val="000000"/>
        </w:rPr>
        <w:t xml:space="preserve"> potential influence of the presence of another person on the child</w:t>
      </w:r>
      <w:r w:rsidRPr="00681282">
        <w:t xml:space="preserve">: 1 = </w:t>
      </w:r>
      <w:r w:rsidRPr="00681282">
        <w:rPr>
          <w:rFonts w:eastAsia="Times New Roman"/>
          <w:color w:val="000000"/>
        </w:rPr>
        <w:t>Child completely alone; 2 = Child engaged in sole play with minimal parental or researcher interaction; 3 = Combination of  50% sole play with inactive parent and 50% parent present and actively involved in play with child</w:t>
      </w:r>
      <w:r>
        <w:rPr>
          <w:rFonts w:eastAsia="Times New Roman"/>
          <w:color w:val="000000"/>
        </w:rPr>
        <w:t>.</w:t>
      </w:r>
      <w:r w:rsidRPr="00681282">
        <w:rPr>
          <w:rFonts w:eastAsia="Times New Roman"/>
          <w:color w:val="000000"/>
        </w:rPr>
        <w:t xml:space="preserve"> </w:t>
      </w:r>
    </w:p>
    <w:p w:rsidR="00C838B1" w:rsidRPr="00B4200C" w:rsidRDefault="00C838B1" w:rsidP="00C838B1">
      <w:pPr>
        <w:numPr>
          <w:ilvl w:val="0"/>
          <w:numId w:val="4"/>
        </w:numPr>
        <w:autoSpaceDE w:val="0"/>
        <w:autoSpaceDN w:val="0"/>
        <w:adjustRightInd w:val="0"/>
        <w:spacing w:line="480" w:lineRule="auto"/>
      </w:pPr>
      <w:r>
        <w:t xml:space="preserve">The study location. </w:t>
      </w:r>
      <w:r w:rsidRPr="009C19C7">
        <w:t xml:space="preserve">Whether the study was </w:t>
      </w:r>
      <w:r>
        <w:t xml:space="preserve">set </w:t>
      </w:r>
      <w:r w:rsidRPr="009C19C7">
        <w:t>in the home or at another location was coded as</w:t>
      </w:r>
      <w:r>
        <w:t>:</w:t>
      </w:r>
      <w:r w:rsidRPr="009C19C7">
        <w:t xml:space="preserve"> </w:t>
      </w:r>
      <w:r w:rsidRPr="009C19C7">
        <w:rPr>
          <w:color w:val="000000"/>
        </w:rPr>
        <w:t>1=Home; 2=Lab; 3=Nursery</w:t>
      </w:r>
      <w:r>
        <w:rPr>
          <w:color w:val="000000"/>
        </w:rPr>
        <w:t>.</w:t>
      </w:r>
    </w:p>
    <w:p w:rsidR="00C838B1" w:rsidRPr="00760E84" w:rsidRDefault="00C838B1" w:rsidP="00C838B1">
      <w:pPr>
        <w:pStyle w:val="ListParagraph"/>
        <w:numPr>
          <w:ilvl w:val="0"/>
          <w:numId w:val="4"/>
        </w:numPr>
        <w:spacing w:line="480" w:lineRule="auto"/>
        <w:rPr>
          <w:rFonts w:ascii="Times New Roman" w:hAnsi="Times New Roman"/>
          <w:sz w:val="24"/>
          <w:szCs w:val="24"/>
        </w:rPr>
      </w:pPr>
      <w:r w:rsidRPr="00760E84">
        <w:rPr>
          <w:rFonts w:ascii="Times New Roman" w:hAnsi="Times New Roman"/>
          <w:sz w:val="24"/>
          <w:szCs w:val="24"/>
        </w:rPr>
        <w:t>The gender equality values of the region where a study was conducted. This was estimated us</w:t>
      </w:r>
      <w:r w:rsidRPr="00CA7F7B">
        <w:rPr>
          <w:rFonts w:ascii="Times New Roman" w:hAnsi="Times New Roman"/>
          <w:sz w:val="24"/>
          <w:szCs w:val="24"/>
        </w:rPr>
        <w:t xml:space="preserve">ing the </w:t>
      </w:r>
      <w:r w:rsidRPr="00CA7F7B">
        <w:rPr>
          <w:rFonts w:ascii="Times New Roman" w:eastAsia="Times New Roman" w:hAnsi="Times New Roman"/>
          <w:color w:val="000000"/>
          <w:sz w:val="24"/>
          <w:szCs w:val="24"/>
          <w:lang w:eastAsia="en-GB"/>
        </w:rPr>
        <w:t xml:space="preserve">gender inequality index (GII; </w:t>
      </w:r>
      <w:r w:rsidR="00067FA4" w:rsidRPr="00CA7F7B">
        <w:rPr>
          <w:rFonts w:ascii="Times New Roman" w:eastAsia="Times New Roman" w:hAnsi="Times New Roman"/>
          <w:color w:val="000000"/>
          <w:sz w:val="24"/>
          <w:szCs w:val="24"/>
          <w:lang w:eastAsia="en-GB"/>
        </w:rPr>
        <w:fldChar w:fldCharType="begin"/>
      </w:r>
      <w:r w:rsidRPr="00CA7F7B">
        <w:rPr>
          <w:rFonts w:ascii="Times New Roman" w:eastAsia="Times New Roman" w:hAnsi="Times New Roman"/>
          <w:color w:val="000000"/>
          <w:sz w:val="24"/>
          <w:szCs w:val="24"/>
          <w:lang w:eastAsia="en-GB"/>
        </w:rPr>
        <w:instrText xml:space="preserve"> ADDIN ZOTERO_ITEM CSL_CITATION {"citationID":"of73vfi9g","properties":{"formattedCitation":"(Ferrant, 2010)","plainCitation":"(Ferrant, 2010)"},"citationItems":[{"id":211,"uris":["http://zotero.org/users/local/68R3OVFr/items/6945SN9U"],"uri":["http://zotero.org/users/local/68R3OVFr/items/6945SN9U"],"itemData":{"id":211,"type":"article-journal","title":"The Gender Inequalities Index (GII) as a new way to measure Gender Inequalities in Developing countries","source":"Google Scholar","URL":"https://halshs.archives-ouvertes.fr/halshs-00462463/","author":[{"family":"Ferrant","given":"Gaelle"}],"issued":{"date-parts":[["2010"]]},"accessed":{"date-parts":[["2015",6,10]]}}}],"schema":"https://github.com/citation-style-language/schema/raw/master/csl-citation.json"} </w:instrText>
      </w:r>
      <w:r w:rsidR="00067FA4" w:rsidRPr="00CA7F7B">
        <w:rPr>
          <w:rFonts w:ascii="Times New Roman" w:eastAsia="Times New Roman" w:hAnsi="Times New Roman"/>
          <w:color w:val="000000"/>
          <w:sz w:val="24"/>
          <w:szCs w:val="24"/>
          <w:lang w:eastAsia="en-GB"/>
        </w:rPr>
        <w:fldChar w:fldCharType="separate"/>
      </w:r>
      <w:r w:rsidRPr="00CA7F7B">
        <w:rPr>
          <w:rFonts w:ascii="Times New Roman" w:hAnsi="Times New Roman"/>
          <w:sz w:val="24"/>
        </w:rPr>
        <w:t>Ferrant, 2010)</w:t>
      </w:r>
      <w:r w:rsidR="00067FA4" w:rsidRPr="00CA7F7B">
        <w:rPr>
          <w:rFonts w:ascii="Times New Roman" w:eastAsia="Times New Roman" w:hAnsi="Times New Roman"/>
          <w:color w:val="000000"/>
          <w:sz w:val="24"/>
          <w:szCs w:val="24"/>
          <w:lang w:eastAsia="en-GB"/>
        </w:rPr>
        <w:fldChar w:fldCharType="end"/>
      </w:r>
      <w:r w:rsidRPr="00CA7F7B">
        <w:rPr>
          <w:rFonts w:ascii="Times New Roman" w:eastAsia="Times New Roman" w:hAnsi="Times New Roman"/>
          <w:color w:val="000000"/>
          <w:sz w:val="24"/>
          <w:szCs w:val="24"/>
          <w:lang w:eastAsia="en-GB"/>
        </w:rPr>
        <w:t xml:space="preserve"> </w:t>
      </w:r>
      <w:r w:rsidRPr="00CA7F7B">
        <w:rPr>
          <w:rFonts w:ascii="Times New Roman" w:hAnsi="Times New Roman"/>
          <w:sz w:val="24"/>
          <w:szCs w:val="24"/>
        </w:rPr>
        <w:t>in order to assess any effect of cultural gender stereotyping on children’s toy preferences</w:t>
      </w:r>
      <w:r w:rsidRPr="00CA7F7B">
        <w:rPr>
          <w:rFonts w:ascii="Times New Roman" w:eastAsia="Times New Roman" w:hAnsi="Times New Roman"/>
          <w:color w:val="000000"/>
          <w:sz w:val="24"/>
          <w:szCs w:val="24"/>
          <w:lang w:eastAsia="en-GB"/>
        </w:rPr>
        <w:t xml:space="preserve">. GII scores represent gender inequality in: reproductive health, parliamentary seats, higher educational achievement, and participation in the workforce. GII scores exist for 137 countries, from 1995 in most cases </w:t>
      </w:r>
      <w:r w:rsidR="00067FA4" w:rsidRPr="00CA7F7B">
        <w:rPr>
          <w:rFonts w:ascii="Times New Roman" w:eastAsia="Times New Roman" w:hAnsi="Times New Roman"/>
          <w:color w:val="000000"/>
          <w:sz w:val="24"/>
          <w:szCs w:val="24"/>
          <w:lang w:eastAsia="en-GB"/>
        </w:rPr>
        <w:fldChar w:fldCharType="begin"/>
      </w:r>
      <w:r w:rsidRPr="00CA7F7B">
        <w:rPr>
          <w:rFonts w:ascii="Times New Roman" w:eastAsia="Times New Roman" w:hAnsi="Times New Roman"/>
          <w:color w:val="000000"/>
          <w:sz w:val="24"/>
          <w:szCs w:val="24"/>
          <w:lang w:eastAsia="en-GB"/>
        </w:rPr>
        <w:instrText xml:space="preserve"> ADDIN ZOTERO_ITEM CSL_CITATION {"citationID":"kqo4i4l0s","properties":{"formattedCitation":"{\\rtf (\\uc0\\u8220{}Table 4: Gender Inequality Index | Human Development Reports,\\uc0\\u8221{} n.d.)}","plainCitation":"(“Table 4: Gender Inequality Index | Human Development Reports,” n.d.)"},"citationItems":[{"id":361,"uris":["http://zotero.org/users/local/68R3OVFr/items/24TSZR4B"],"uri":["http://zotero.org/users/local/68R3OVFr/items/24TSZR4B"],"itemData":{"id":361,"type":"webpage","title":"Table 4: Gender Inequality Index | Human Development Reports","URL":"http://hdr.undp.org/en/content/table-4-gender-inequality-index","accessed":{"date-parts":[["2015",6,10]]}}}],"schema":"https://github.com/citation-style-language/schema/raw/master/csl-citation.json"} </w:instrText>
      </w:r>
      <w:r w:rsidR="00067FA4" w:rsidRPr="00CA7F7B">
        <w:rPr>
          <w:rFonts w:ascii="Times New Roman" w:eastAsia="Times New Roman" w:hAnsi="Times New Roman"/>
          <w:color w:val="000000"/>
          <w:sz w:val="24"/>
          <w:szCs w:val="24"/>
          <w:lang w:eastAsia="en-GB"/>
        </w:rPr>
        <w:fldChar w:fldCharType="separate"/>
      </w:r>
      <w:r w:rsidRPr="00CA7F7B">
        <w:rPr>
          <w:rFonts w:ascii="Times New Roman" w:hAnsi="Times New Roman"/>
          <w:sz w:val="24"/>
          <w:szCs w:val="24"/>
        </w:rPr>
        <w:t xml:space="preserve">(“Table 4: Gender Inequality Index | </w:t>
      </w:r>
      <w:r w:rsidRPr="00CA7F7B">
        <w:rPr>
          <w:rFonts w:ascii="Times New Roman" w:hAnsi="Times New Roman"/>
          <w:sz w:val="24"/>
          <w:szCs w:val="24"/>
        </w:rPr>
        <w:lastRenderedPageBreak/>
        <w:t>Human Development Reports,” n.d.)</w:t>
      </w:r>
      <w:r w:rsidR="00067FA4" w:rsidRPr="00CA7F7B">
        <w:rPr>
          <w:rFonts w:ascii="Times New Roman" w:eastAsia="Times New Roman" w:hAnsi="Times New Roman"/>
          <w:color w:val="000000"/>
          <w:sz w:val="24"/>
          <w:szCs w:val="24"/>
          <w:lang w:eastAsia="en-GB"/>
        </w:rPr>
        <w:fldChar w:fldCharType="end"/>
      </w:r>
      <w:r w:rsidRPr="00CA7F7B">
        <w:rPr>
          <w:rFonts w:ascii="Times New Roman" w:eastAsia="Times New Roman" w:hAnsi="Times New Roman"/>
          <w:color w:val="000000"/>
          <w:sz w:val="24"/>
          <w:szCs w:val="24"/>
          <w:lang w:eastAsia="en-GB"/>
        </w:rPr>
        <w:t>. Lower scores</w:t>
      </w:r>
      <w:r w:rsidRPr="004814AA">
        <w:rPr>
          <w:rFonts w:ascii="Times New Roman" w:eastAsia="Times New Roman" w:hAnsi="Times New Roman"/>
          <w:color w:val="000000"/>
          <w:sz w:val="24"/>
          <w:szCs w:val="24"/>
          <w:lang w:eastAsia="en-GB"/>
        </w:rPr>
        <w:t xml:space="preserve"> indicate more gender equality. To give an idea of the range of scores, as of the latest date (2013), Sweden is third in the world table with a score of 0.049, and Yemen is at the bottom with 0.733.</w:t>
      </w:r>
      <w:r w:rsidRPr="00760E84">
        <w:rPr>
          <w:rFonts w:ascii="Times New Roman" w:eastAsia="Times New Roman" w:hAnsi="Times New Roman"/>
          <w:color w:val="000000"/>
          <w:sz w:val="24"/>
          <w:szCs w:val="24"/>
          <w:lang w:eastAsia="en-GB"/>
        </w:rPr>
        <w:t xml:space="preserve"> </w:t>
      </w:r>
      <w:r w:rsidRPr="00760E84">
        <w:rPr>
          <w:rFonts w:ascii="Times New Roman" w:hAnsi="Times New Roman"/>
          <w:color w:val="000000"/>
          <w:sz w:val="24"/>
          <w:szCs w:val="24"/>
        </w:rPr>
        <w:t>The GII is produced every few years and does not tend to vary much over time</w:t>
      </w:r>
      <w:r>
        <w:rPr>
          <w:rFonts w:ascii="Times New Roman" w:hAnsi="Times New Roman"/>
          <w:color w:val="000000"/>
          <w:sz w:val="24"/>
          <w:szCs w:val="24"/>
        </w:rPr>
        <w:t>;</w:t>
      </w:r>
      <w:r w:rsidRPr="00760E84">
        <w:rPr>
          <w:rFonts w:ascii="Times New Roman" w:hAnsi="Times New Roman"/>
          <w:color w:val="000000"/>
          <w:sz w:val="24"/>
          <w:szCs w:val="24"/>
        </w:rPr>
        <w:t xml:space="preserve"> </w:t>
      </w:r>
      <w:r w:rsidRPr="004814AA">
        <w:rPr>
          <w:rFonts w:ascii="Times New Roman" w:hAnsi="Times New Roman"/>
          <w:color w:val="000000"/>
          <w:sz w:val="24"/>
          <w:szCs w:val="24"/>
        </w:rPr>
        <w:t>for example, though the GII is falling in the UK over the five years measured (2000 = 0.228; 2005 = 0.216; 2010 = 0.207; 2012 = 0.205; 2013 = 0.193),</w:t>
      </w:r>
      <w:r w:rsidRPr="00760E84">
        <w:rPr>
          <w:rFonts w:ascii="Times New Roman" w:hAnsi="Times New Roman"/>
          <w:color w:val="000000"/>
          <w:sz w:val="24"/>
          <w:szCs w:val="24"/>
        </w:rPr>
        <w:t xml:space="preserve"> this is a relatively slow decline.  In the present meta-analysis, where no GII score in the year a study was conducted, the GII score in the year closest to the study was used. </w:t>
      </w:r>
    </w:p>
    <w:p w:rsidR="00C838B1" w:rsidRDefault="00C838B1" w:rsidP="00C838B1">
      <w:pPr>
        <w:numPr>
          <w:ilvl w:val="0"/>
          <w:numId w:val="4"/>
        </w:numPr>
        <w:autoSpaceDE w:val="0"/>
        <w:autoSpaceDN w:val="0"/>
        <w:adjustRightInd w:val="0"/>
        <w:spacing w:line="480" w:lineRule="auto"/>
        <w:ind w:left="1077"/>
      </w:pPr>
      <w:r w:rsidRPr="008415D4">
        <w:t xml:space="preserve">Years since publication of a study. </w:t>
      </w:r>
      <w:r>
        <w:t xml:space="preserve">This measure </w:t>
      </w:r>
      <w:r w:rsidRPr="008415D4">
        <w:t>test</w:t>
      </w:r>
      <w:r>
        <w:t>s</w:t>
      </w:r>
      <w:r w:rsidRPr="008415D4">
        <w:t xml:space="preserve"> the hypothesis that the prevalence of gender stereotyping has changed over time with the expectation that older studies would find more stereotypical toy preference.</w:t>
      </w:r>
    </w:p>
    <w:p w:rsidR="00C838B1" w:rsidRPr="004814AA" w:rsidRDefault="00C838B1" w:rsidP="00C838B1">
      <w:pPr>
        <w:numPr>
          <w:ilvl w:val="0"/>
          <w:numId w:val="4"/>
        </w:numPr>
        <w:autoSpaceDE w:val="0"/>
        <w:autoSpaceDN w:val="0"/>
        <w:adjustRightInd w:val="0"/>
        <w:spacing w:line="480" w:lineRule="auto"/>
        <w:ind w:left="1077"/>
      </w:pPr>
      <w:r w:rsidRPr="004814AA">
        <w:t xml:space="preserve">The age of the children.  This information was extracted because of the relevance of children’s developmental stage to preference for toys. For example, </w:t>
      </w:r>
      <w:r w:rsidR="00067FA4" w:rsidRPr="004814AA">
        <w:fldChar w:fldCharType="begin"/>
      </w:r>
      <w:r w:rsidRPr="004814AA">
        <w:instrText xml:space="preserve"> ADDIN ZOTERO_ITEM CSL_CITATION {"citationID":"11tdmhvalr","properties":{"formattedCitation":"(Zosuls et al., 2009)","plainCitation":"(Zosuls et al., 2009)"},"citationItems":[{"id":356,"uris":["http://zotero.org/users/local/68R3OVFr/items/UAHNP8QF"],"uri":["http://zotero.org/users/local/68R3OVFr/items/UAHNP8QF"],"itemData":{"id":356,"type":"article-journal","title":"The acquisition of gender labels in infancy: Implications for gender-typed play.","container-title":"Developmental Psychology","page":"688","volume":"45","issue":"3","source":"Google Scholar","shortTitle":"The acquisition of gender labels in infancy","author":[{"family":"Zosuls","given":"Kristina M."},{"family":"Ruble","given":"Diane N."},{"family":"Tamis-LeMonda","given":"Catherine S."},{"family":"Shrout","given":"Patrick E."},{"family":"Bornstein","given":"Marc H."},{"family":"Greulich","given":"Faith K."}],"issued":{"date-parts":[["2009"]]},"accessed":{"date-parts":[["2015",6,10]]}}}],"schema":"https://github.com/citation-style-language/schema/raw/master/csl-citation.json"} </w:instrText>
      </w:r>
      <w:r w:rsidR="00067FA4" w:rsidRPr="004814AA">
        <w:fldChar w:fldCharType="separate"/>
      </w:r>
      <w:r w:rsidRPr="004814AA">
        <w:t>Zosuls et al. (2009)</w:t>
      </w:r>
      <w:r w:rsidR="00067FA4" w:rsidRPr="004814AA">
        <w:fldChar w:fldCharType="end"/>
      </w:r>
      <w:r w:rsidRPr="004814AA">
        <w:t xml:space="preserve"> found that sex-difference in toy preference was higher in older than in younger infants.  </w:t>
      </w:r>
    </w:p>
    <w:p w:rsidR="00C838B1" w:rsidRDefault="00C838B1" w:rsidP="00C838B1">
      <w:pPr>
        <w:pStyle w:val="ListParagraph"/>
        <w:numPr>
          <w:ilvl w:val="0"/>
          <w:numId w:val="4"/>
        </w:numPr>
        <w:spacing w:line="480" w:lineRule="auto"/>
        <w:ind w:left="1077"/>
        <w:rPr>
          <w:rFonts w:ascii="Times New Roman" w:hAnsi="Times New Roman"/>
          <w:sz w:val="24"/>
          <w:szCs w:val="24"/>
          <w:lang w:eastAsia="en-GB"/>
        </w:rPr>
      </w:pPr>
      <w:r w:rsidRPr="009630C5">
        <w:rPr>
          <w:rFonts w:ascii="Times New Roman" w:eastAsia="Times New Roman" w:hAnsi="Times New Roman"/>
          <w:color w:val="000000"/>
          <w:sz w:val="24"/>
          <w:szCs w:val="24"/>
          <w:lang w:eastAsia="en-GB"/>
        </w:rPr>
        <w:t>The inclusion or not of toys defined as ‘gender-neutral’. This variable test</w:t>
      </w:r>
      <w:r>
        <w:rPr>
          <w:rFonts w:ascii="Times New Roman" w:eastAsia="Times New Roman" w:hAnsi="Times New Roman"/>
          <w:color w:val="000000"/>
          <w:sz w:val="24"/>
          <w:szCs w:val="24"/>
          <w:lang w:eastAsia="en-GB"/>
        </w:rPr>
        <w:t xml:space="preserve">s for </w:t>
      </w:r>
      <w:r w:rsidRPr="009630C5">
        <w:rPr>
          <w:rFonts w:ascii="Times New Roman" w:eastAsia="Times New Roman" w:hAnsi="Times New Roman"/>
          <w:color w:val="000000"/>
          <w:sz w:val="24"/>
          <w:szCs w:val="24"/>
          <w:lang w:eastAsia="en-GB"/>
        </w:rPr>
        <w:t xml:space="preserve">an effect of including ‘gender-neutral’ toys on sex differences in toy preference </w:t>
      </w:r>
      <w:r>
        <w:rPr>
          <w:rFonts w:ascii="Times New Roman" w:eastAsia="Times New Roman" w:hAnsi="Times New Roman"/>
          <w:color w:val="000000"/>
          <w:sz w:val="24"/>
          <w:szCs w:val="24"/>
          <w:lang w:eastAsia="en-GB"/>
        </w:rPr>
        <w:t xml:space="preserve">and </w:t>
      </w:r>
      <w:r w:rsidRPr="009630C5">
        <w:rPr>
          <w:rFonts w:ascii="Times New Roman" w:hAnsi="Times New Roman"/>
          <w:sz w:val="24"/>
          <w:szCs w:val="24"/>
          <w:lang w:eastAsia="en-GB"/>
        </w:rPr>
        <w:t>was coded</w:t>
      </w:r>
      <w:r>
        <w:rPr>
          <w:rFonts w:ascii="Times New Roman" w:hAnsi="Times New Roman"/>
          <w:sz w:val="24"/>
          <w:szCs w:val="24"/>
          <w:lang w:eastAsia="en-GB"/>
        </w:rPr>
        <w:t xml:space="preserve"> as:</w:t>
      </w:r>
      <w:r w:rsidRPr="009630C5">
        <w:rPr>
          <w:rFonts w:ascii="Times New Roman" w:hAnsi="Times New Roman"/>
          <w:sz w:val="24"/>
          <w:szCs w:val="24"/>
          <w:lang w:eastAsia="en-GB"/>
        </w:rPr>
        <w:t xml:space="preserve"> 1 = included ‘gender-neutral’ toys</w:t>
      </w:r>
      <w:r>
        <w:rPr>
          <w:rFonts w:ascii="Times New Roman" w:hAnsi="Times New Roman"/>
          <w:sz w:val="24"/>
          <w:szCs w:val="24"/>
          <w:lang w:eastAsia="en-GB"/>
        </w:rPr>
        <w:t>;</w:t>
      </w:r>
      <w:r w:rsidRPr="009630C5">
        <w:rPr>
          <w:rFonts w:ascii="Times New Roman" w:hAnsi="Times New Roman"/>
          <w:sz w:val="24"/>
          <w:szCs w:val="24"/>
          <w:lang w:eastAsia="en-GB"/>
        </w:rPr>
        <w:t xml:space="preserve"> 0 = no ‘gender-neutral’ toys included.</w:t>
      </w:r>
    </w:p>
    <w:p w:rsidR="00C838B1" w:rsidRDefault="00C838B1" w:rsidP="00F34F97">
      <w:pPr>
        <w:autoSpaceDE w:val="0"/>
        <w:autoSpaceDN w:val="0"/>
        <w:adjustRightInd w:val="0"/>
        <w:spacing w:line="480" w:lineRule="auto"/>
        <w:ind w:firstLine="357"/>
        <w:rPr>
          <w:rFonts w:eastAsia="MS Mincho"/>
        </w:rPr>
      </w:pPr>
      <w:r>
        <w:rPr>
          <w:color w:val="000000"/>
        </w:rPr>
        <w:t>The outcome variable was operationalis</w:t>
      </w:r>
      <w:r w:rsidRPr="00EA23E1">
        <w:rPr>
          <w:color w:val="000000"/>
        </w:rPr>
        <w:t>ed</w:t>
      </w:r>
      <w:r>
        <w:rPr>
          <w:color w:val="000000"/>
        </w:rPr>
        <w:t xml:space="preserve"> in three ways, reflected </w:t>
      </w:r>
      <w:proofErr w:type="gramStart"/>
      <w:r>
        <w:rPr>
          <w:color w:val="000000"/>
        </w:rPr>
        <w:t xml:space="preserve">in  </w:t>
      </w:r>
      <w:r w:rsidR="00F34F97">
        <w:rPr>
          <w:color w:val="000000"/>
        </w:rPr>
        <w:t>sections</w:t>
      </w:r>
      <w:proofErr w:type="gramEnd"/>
      <w:r w:rsidR="00F34F97">
        <w:rPr>
          <w:color w:val="000000"/>
        </w:rPr>
        <w:t xml:space="preserve"> 3.2, 3.3, 3.5 and 3.6</w:t>
      </w:r>
      <w:r>
        <w:rPr>
          <w:color w:val="000000"/>
        </w:rPr>
        <w:t xml:space="preserve">. Firstly, in the meta-analyses and meta-regressions the outcome was expressed as the standard mean difference between the duration with which boys and girls played with male-typed or female-typed toys. The effect size of this difference was estimated </w:t>
      </w:r>
      <w:r w:rsidRPr="009C19C7">
        <w:t xml:space="preserve">in units of </w:t>
      </w:r>
      <w:r w:rsidRPr="009C19C7">
        <w:lastRenderedPageBreak/>
        <w:t xml:space="preserve">Cohen’s </w:t>
      </w:r>
      <w:r w:rsidRPr="009C19C7">
        <w:rPr>
          <w:i/>
        </w:rPr>
        <w:t>d.</w:t>
      </w:r>
      <w:r w:rsidRPr="009C19C7">
        <w:t xml:space="preserve"> A Cohen’s </w:t>
      </w:r>
      <w:r w:rsidRPr="009C19C7">
        <w:rPr>
          <w:i/>
        </w:rPr>
        <w:t>d</w:t>
      </w:r>
      <w:r w:rsidRPr="009C19C7">
        <w:rPr>
          <w:rFonts w:eastAsia="MS Mincho"/>
        </w:rPr>
        <w:t xml:space="preserve"> of 0.2 is considered a small difference between groups, 0.5 a moderate difference, and 0.8 or more a large difference.</w:t>
      </w:r>
      <w:r>
        <w:rPr>
          <w:rFonts w:eastAsia="MS Mincho"/>
        </w:rPr>
        <w:t xml:space="preserve"> </w:t>
      </w:r>
      <w:r>
        <w:rPr>
          <w:color w:val="000000"/>
        </w:rPr>
        <w:t xml:space="preserve">Secondly, </w:t>
      </w:r>
      <w:r>
        <w:t xml:space="preserve">regressions were performed separately for boys and girls, with </w:t>
      </w:r>
      <w:r>
        <w:rPr>
          <w:color w:val="000000"/>
        </w:rPr>
        <w:t xml:space="preserve">outcomes expressed as </w:t>
      </w:r>
      <w:r>
        <w:t>the percentage of</w:t>
      </w:r>
      <w:r w:rsidRPr="00F35031">
        <w:t xml:space="preserve"> time played with </w:t>
      </w:r>
      <w:r>
        <w:t>male-typed</w:t>
      </w:r>
      <w:r w:rsidRPr="00F35031">
        <w:t xml:space="preserve"> toys relative to </w:t>
      </w:r>
      <w:r>
        <w:t>female-typed</w:t>
      </w:r>
      <w:r w:rsidRPr="00F35031">
        <w:t xml:space="preserve"> toys</w:t>
      </w:r>
      <w:r>
        <w:t xml:space="preserve">. Thirdly, </w:t>
      </w:r>
      <w:r w:rsidRPr="009630C5">
        <w:t xml:space="preserve">the actual duration of play - rather than proportion or percentage of play </w:t>
      </w:r>
      <w:r>
        <w:t>–</w:t>
      </w:r>
      <w:r w:rsidRPr="009630C5">
        <w:t xml:space="preserve"> </w:t>
      </w:r>
      <w:r>
        <w:t xml:space="preserve">for </w:t>
      </w:r>
      <w:r w:rsidRPr="009630C5">
        <w:t xml:space="preserve">each toy was assessed for boys and girls separately. Thus the raw number of seconds of play with male- and female-typed toys, rather than the percentage of play with male toys relative to female toys, was assessed. </w:t>
      </w:r>
    </w:p>
    <w:p w:rsidR="00C838B1" w:rsidRPr="009C19C7" w:rsidRDefault="00C838B1" w:rsidP="00F34F97">
      <w:pPr>
        <w:autoSpaceDE w:val="0"/>
        <w:autoSpaceDN w:val="0"/>
        <w:adjustRightInd w:val="0"/>
        <w:spacing w:line="480" w:lineRule="auto"/>
        <w:ind w:firstLine="357"/>
      </w:pPr>
      <w:r w:rsidRPr="009C19C7">
        <w:t>Table</w:t>
      </w:r>
      <w:r>
        <w:t>s</w:t>
      </w:r>
      <w:r w:rsidRPr="009C19C7">
        <w:t xml:space="preserve"> 1</w:t>
      </w:r>
      <w:r>
        <w:t>a and 1b</w:t>
      </w:r>
      <w:r w:rsidRPr="009C19C7">
        <w:t xml:space="preserve"> show information regarding: (</w:t>
      </w:r>
      <w:r>
        <w:t>a</w:t>
      </w:r>
      <w:r w:rsidRPr="009C19C7">
        <w:t>) characteristics of the participants (mean age, sex); (</w:t>
      </w:r>
      <w:r>
        <w:t>b</w:t>
      </w:r>
      <w:r w:rsidRPr="009C19C7">
        <w:t>) the setting (presence of others</w:t>
      </w:r>
      <w:r>
        <w:t xml:space="preserve">; </w:t>
      </w:r>
      <w:r w:rsidRPr="009C19C7">
        <w:t>at child’s home or nursery, etc</w:t>
      </w:r>
      <w:r>
        <w:t>.</w:t>
      </w:r>
      <w:r w:rsidRPr="009C19C7">
        <w:t>);</w:t>
      </w:r>
      <w:r>
        <w:t xml:space="preserve"> </w:t>
      </w:r>
      <w:r w:rsidRPr="009C19C7">
        <w:t>(</w:t>
      </w:r>
      <w:r>
        <w:t>c</w:t>
      </w:r>
      <w:r w:rsidRPr="009C19C7">
        <w:t>) the country in which the study was conducted; (</w:t>
      </w:r>
      <w:r>
        <w:t>d</w:t>
      </w:r>
      <w:r w:rsidRPr="009C19C7">
        <w:t xml:space="preserve">) </w:t>
      </w:r>
      <w:r>
        <w:t>whether or not ‘gender-neutral’ as well as</w:t>
      </w:r>
      <w:r w:rsidRPr="00B20FAA">
        <w:t xml:space="preserve"> </w:t>
      </w:r>
      <w:r>
        <w:t>‘male-typed’ and ‘female-typed’ toys were included ;</w:t>
      </w:r>
      <w:r w:rsidRPr="009C19C7">
        <w:t xml:space="preserve"> (</w:t>
      </w:r>
      <w:r>
        <w:t>e</w:t>
      </w:r>
      <w:r w:rsidRPr="009C19C7">
        <w:t xml:space="preserve">) </w:t>
      </w:r>
      <w:r>
        <w:t xml:space="preserve">mean </w:t>
      </w:r>
      <w:r w:rsidRPr="009C19C7">
        <w:t>seconds</w:t>
      </w:r>
      <w:r>
        <w:t xml:space="preserve"> played with toys</w:t>
      </w:r>
      <w:r w:rsidRPr="009C19C7">
        <w:t>); and (</w:t>
      </w:r>
      <w:r>
        <w:t>f</w:t>
      </w:r>
      <w:r w:rsidRPr="009C19C7">
        <w:t xml:space="preserve">) </w:t>
      </w:r>
      <w:r>
        <w:t xml:space="preserve">years since </w:t>
      </w:r>
      <w:r w:rsidRPr="009C19C7">
        <w:t xml:space="preserve">study </w:t>
      </w:r>
      <w:r>
        <w:t xml:space="preserve">publication </w:t>
      </w:r>
      <w:r w:rsidRPr="009C19C7">
        <w:t>. Table 2 shows th</w:t>
      </w:r>
      <w:r>
        <w:t>e</w:t>
      </w:r>
      <w:r w:rsidRPr="009C19C7">
        <w:t xml:space="preserve"> additional data </w:t>
      </w:r>
      <w:r>
        <w:t xml:space="preserve">that </w:t>
      </w:r>
      <w:r w:rsidRPr="009C19C7">
        <w:t xml:space="preserve">were extracted in order to assess </w:t>
      </w:r>
      <w:r>
        <w:t xml:space="preserve">the </w:t>
      </w:r>
      <w:r w:rsidRPr="009C19C7">
        <w:t xml:space="preserve">methodological quality of each study, for example, whether a study had controlled for relevant variables. </w:t>
      </w:r>
    </w:p>
    <w:p w:rsidR="00C838B1" w:rsidRPr="009C19C7" w:rsidRDefault="00C838B1" w:rsidP="00C838B1">
      <w:pPr>
        <w:autoSpaceDE w:val="0"/>
        <w:autoSpaceDN w:val="0"/>
        <w:adjustRightInd w:val="0"/>
        <w:spacing w:line="480" w:lineRule="auto"/>
        <w:rPr>
          <w:bCs/>
        </w:rPr>
      </w:pPr>
      <w:r w:rsidRPr="00F60E81">
        <w:rPr>
          <w:bCs/>
        </w:rPr>
        <w:t>[Table 1a and Table 1b here]</w:t>
      </w:r>
      <w:r w:rsidRPr="009C19C7">
        <w:rPr>
          <w:bCs/>
        </w:rPr>
        <w:t xml:space="preserve"> </w:t>
      </w:r>
    </w:p>
    <w:p w:rsidR="00C838B1" w:rsidRPr="009C19C7" w:rsidRDefault="00C838B1" w:rsidP="00F34F97">
      <w:pPr>
        <w:autoSpaceDE w:val="0"/>
        <w:autoSpaceDN w:val="0"/>
        <w:adjustRightInd w:val="0"/>
        <w:spacing w:line="480" w:lineRule="auto"/>
        <w:ind w:firstLine="720"/>
        <w:rPr>
          <w:color w:val="000000"/>
        </w:rPr>
      </w:pPr>
      <w:r w:rsidRPr="009C19C7">
        <w:rPr>
          <w:color w:val="000000"/>
        </w:rPr>
        <w:t>Each article was assessed by authors S</w:t>
      </w:r>
      <w:r>
        <w:rPr>
          <w:color w:val="000000"/>
        </w:rPr>
        <w:t>D,</w:t>
      </w:r>
      <w:r w:rsidRPr="009C19C7">
        <w:rPr>
          <w:color w:val="000000"/>
        </w:rPr>
        <w:t xml:space="preserve"> A</w:t>
      </w:r>
      <w:r>
        <w:rPr>
          <w:color w:val="000000"/>
        </w:rPr>
        <w:t>R</w:t>
      </w:r>
      <w:r w:rsidRPr="009C19C7">
        <w:rPr>
          <w:color w:val="000000"/>
        </w:rPr>
        <w:t xml:space="preserve"> or </w:t>
      </w:r>
      <w:r>
        <w:rPr>
          <w:color w:val="000000"/>
        </w:rPr>
        <w:t xml:space="preserve">KH, </w:t>
      </w:r>
      <w:r w:rsidRPr="009C19C7">
        <w:rPr>
          <w:color w:val="000000"/>
        </w:rPr>
        <w:t>BT</w:t>
      </w:r>
      <w:r>
        <w:rPr>
          <w:color w:val="000000"/>
        </w:rPr>
        <w:t>,</w:t>
      </w:r>
      <w:r w:rsidR="00186C4D">
        <w:rPr>
          <w:color w:val="000000"/>
        </w:rPr>
        <w:t xml:space="preserve"> RF</w:t>
      </w:r>
      <w:r w:rsidRPr="009C19C7">
        <w:rPr>
          <w:color w:val="000000"/>
        </w:rPr>
        <w:t xml:space="preserve"> and JB. Articles that fitted the main criteria (</w:t>
      </w:r>
      <w:r>
        <w:rPr>
          <w:color w:val="000000"/>
        </w:rPr>
        <w:t xml:space="preserve">observing </w:t>
      </w:r>
      <w:r w:rsidRPr="009C19C7">
        <w:rPr>
          <w:color w:val="000000"/>
        </w:rPr>
        <w:t>sex differences in children</w:t>
      </w:r>
      <w:r>
        <w:rPr>
          <w:color w:val="000000"/>
        </w:rPr>
        <w:t>’s</w:t>
      </w:r>
      <w:r w:rsidRPr="009C19C7">
        <w:rPr>
          <w:color w:val="000000"/>
        </w:rPr>
        <w:t xml:space="preserve"> choice of gender-typical toys) were accessed. Methodological quality was </w:t>
      </w:r>
      <w:r w:rsidRPr="005C4AC7">
        <w:rPr>
          <w:color w:val="000000"/>
        </w:rPr>
        <w:t>assessed by SD, AR, KH, RF and checked by JB</w:t>
      </w:r>
      <w:r w:rsidRPr="009C19C7">
        <w:rPr>
          <w:color w:val="000000"/>
        </w:rPr>
        <w:t xml:space="preserve"> based on the criteria of the Newcastle-</w:t>
      </w:r>
      <w:proofErr w:type="spellStart"/>
      <w:r w:rsidRPr="009C19C7">
        <w:rPr>
          <w:color w:val="000000"/>
        </w:rPr>
        <w:t>Ottowa</w:t>
      </w:r>
      <w:proofErr w:type="spellEnd"/>
      <w:r w:rsidRPr="009C19C7">
        <w:rPr>
          <w:color w:val="000000"/>
        </w:rPr>
        <w:t xml:space="preserve"> Quality Assessment Scale (NOS) for case–control studies </w:t>
      </w:r>
      <w:r w:rsidR="00067FA4" w:rsidRPr="009C19C7">
        <w:rPr>
          <w:color w:val="000000"/>
        </w:rPr>
        <w:fldChar w:fldCharType="begin"/>
      </w:r>
      <w:r w:rsidRPr="009C19C7">
        <w:rPr>
          <w:color w:val="000000"/>
        </w:rPr>
        <w:instrText xml:space="preserve"> ADDIN EN.CITE &lt;EndNote&gt;&lt;Cite&gt;&lt;Author&gt;Wells&lt;/Author&gt;&lt;Year&gt;2011&lt;/Year&gt;&lt;RecNum&gt;30&lt;/RecNum&gt;&lt;DisplayText&gt;(Wells et al. 2011)&lt;/DisplayText&gt;&lt;record&gt;&lt;rec-number&gt;30&lt;/rec-number&gt;&lt;foreign-keys&gt;&lt;key app="EN" db-id="0ddpxea5etdx2hesxaaxspvosdzafw09vsep"&gt;30&lt;/key&gt;&lt;/foreign-keys&gt;&lt;ref-type name="Journal Article"&gt;17&lt;/ref-type&gt;&lt;contributors&gt;&lt;authors&gt;&lt;author&gt;Wells, G. A.&lt;/author&gt;&lt;author&gt;Shea, B.&lt;/author&gt;&lt;author&gt;Oâ€™connell, D.&lt;/author&gt;&lt;author&gt;Peterson, J.&lt;/author&gt;&lt;author&gt;Welch, V.&lt;/author&gt;&lt;author&gt;Losos, M.&lt;/author&gt;&lt;author&gt;Tugwell, P.&lt;/author&gt;&lt;/authors&gt;&lt;/contributors&gt;&lt;titles&gt;&lt;title&gt;The Newcastle-Ottawa Scale (NOS) for assessing the quality of nonrandomised studies in meta-analyses. 2011&lt;/title&gt;&lt;secondary-title&gt;URL: http://www. ohri. ca/programs/clinical_epidemiology/oxford. asp&lt;/secondary-title&gt;&lt;/titles&gt;&lt;periodical&gt;&lt;full-title&gt;URL: http://www. ohri. ca/programs/clinical_epidemiology/oxford. asp&lt;/full-title&gt;&lt;/periodical&gt;&lt;dates&gt;&lt;year&gt;2011&lt;/year&gt;&lt;/dates&gt;&lt;urls&gt;&lt;/urls&gt;&lt;/record&gt;&lt;/Cite&gt;&lt;/EndNote&gt;</w:instrText>
      </w:r>
      <w:r w:rsidR="00067FA4" w:rsidRPr="009C19C7">
        <w:rPr>
          <w:color w:val="000000"/>
        </w:rPr>
        <w:fldChar w:fldCharType="separate"/>
      </w:r>
      <w:r w:rsidRPr="009C19C7">
        <w:rPr>
          <w:noProof/>
          <w:color w:val="000000"/>
        </w:rPr>
        <w:t>(</w:t>
      </w:r>
      <w:hyperlink w:anchor="_ENREF_45" w:tooltip="Wells, 2011 #30" w:history="1">
        <w:r w:rsidRPr="009C19C7">
          <w:rPr>
            <w:noProof/>
            <w:color w:val="000000"/>
          </w:rPr>
          <w:t>Wells et al. 2011</w:t>
        </w:r>
      </w:hyperlink>
      <w:r w:rsidRPr="009C19C7">
        <w:rPr>
          <w:noProof/>
          <w:color w:val="000000"/>
        </w:rPr>
        <w:t>)</w:t>
      </w:r>
      <w:r w:rsidR="00067FA4" w:rsidRPr="009C19C7">
        <w:rPr>
          <w:color w:val="000000"/>
        </w:rPr>
        <w:fldChar w:fldCharType="end"/>
      </w:r>
      <w:r w:rsidRPr="009C19C7">
        <w:rPr>
          <w:color w:val="000000"/>
        </w:rPr>
        <w:t>.</w:t>
      </w:r>
      <w:r w:rsidRPr="009C19C7">
        <w:t xml:space="preserve"> </w:t>
      </w:r>
      <w:r w:rsidRPr="009C19C7">
        <w:rPr>
          <w:color w:val="000000"/>
        </w:rPr>
        <w:t xml:space="preserve">The Cochrane Non-Randomized Studies Methods Working Group consider the NOS an acceptable tool for assessment of non-randomized studies </w:t>
      </w:r>
      <w:r w:rsidR="00067FA4" w:rsidRPr="009C19C7">
        <w:rPr>
          <w:color w:val="000000"/>
        </w:rPr>
        <w:fldChar w:fldCharType="begin"/>
      </w:r>
      <w:r w:rsidRPr="009C19C7">
        <w:rPr>
          <w:color w:val="000000"/>
        </w:rPr>
        <w:instrText xml:space="preserve"> ADDIN EN.CITE &lt;EndNote&gt;&lt;Cite&gt;&lt;Author&gt;Reeves B&lt;/Author&gt;&lt;Year&gt;2011&lt;/Year&gt;&lt;RecNum&gt;31&lt;/RecNum&gt;&lt;DisplayText&gt;(Reeves B 2011)&lt;/DisplayText&gt;&lt;record&gt;&lt;rec-number&gt;31&lt;/rec-number&gt;&lt;foreign-keys&gt;&lt;key app="EN" db-id="0ddpxea5etdx2hesxaaxspvosdzafw09vsep"&gt;31&lt;/key&gt;&lt;/foreign-keys&gt;&lt;ref-type name="Electronic Book"&gt;44&lt;/ref-type&gt;&lt;contributors&gt;&lt;authors&gt;&lt;author&gt; Reeves B, Deeks J, Higgins J&lt;/author&gt;&lt;/authors&gt;&lt;secondary-authors&gt;&lt;author&gt;Higgins J, Green S&lt;/author&gt;&lt;/secondary-authors&gt;&lt;/contributors&gt;&lt;titles&gt;&lt;title&gt;Cochrane Handbook for Systematic Reviews of Interventions &lt;/title&gt;&lt;/titles&gt;&lt;edition&gt;Version 5.0.1.  &lt;/edition&gt;&lt;dates&gt;&lt;year&gt;2011&lt;/year&gt;&lt;pub-dates&gt;&lt;date&gt;30/09/2013&lt;/date&gt;&lt;/pub-dates&gt;&lt;/dates&gt;&lt;urls&gt;&lt;related-urls&gt;&lt;url&gt;http://handbook.cochrane.org/&lt;/url&gt;&lt;/related-urls&gt;&lt;/urls&gt;&lt;custom1&gt;2011&lt;/custom1&gt;&lt;/record&gt;&lt;/Cite&gt;&lt;/EndNote&gt;</w:instrText>
      </w:r>
      <w:r w:rsidR="00067FA4" w:rsidRPr="009C19C7">
        <w:rPr>
          <w:color w:val="000000"/>
        </w:rPr>
        <w:fldChar w:fldCharType="separate"/>
      </w:r>
      <w:r w:rsidRPr="009C19C7">
        <w:rPr>
          <w:noProof/>
          <w:color w:val="000000"/>
        </w:rPr>
        <w:t>(</w:t>
      </w:r>
      <w:hyperlink w:anchor="_ENREF_36" w:tooltip="Reeves B, 2011 #31" w:history="1">
        <w:r w:rsidRPr="009C19C7">
          <w:rPr>
            <w:noProof/>
            <w:color w:val="000000"/>
          </w:rPr>
          <w:t xml:space="preserve">Reeves &amp; </w:t>
        </w:r>
        <w:r w:rsidRPr="009C19C7">
          <w:t>Higgins,</w:t>
        </w:r>
        <w:r w:rsidRPr="009C19C7">
          <w:rPr>
            <w:noProof/>
            <w:color w:val="000000"/>
          </w:rPr>
          <w:t xml:space="preserve"> 2011</w:t>
        </w:r>
      </w:hyperlink>
      <w:r w:rsidRPr="009C19C7">
        <w:rPr>
          <w:noProof/>
          <w:color w:val="000000"/>
        </w:rPr>
        <w:t>)</w:t>
      </w:r>
      <w:r w:rsidR="00067FA4" w:rsidRPr="009C19C7">
        <w:rPr>
          <w:color w:val="000000"/>
        </w:rPr>
        <w:fldChar w:fldCharType="end"/>
      </w:r>
      <w:r w:rsidRPr="009C19C7">
        <w:rPr>
          <w:color w:val="000000"/>
        </w:rPr>
        <w:t>.</w:t>
      </w:r>
      <w:r>
        <w:rPr>
          <w:color w:val="000000"/>
        </w:rPr>
        <w:t xml:space="preserve"> </w:t>
      </w:r>
      <w:r w:rsidRPr="009C19C7">
        <w:t xml:space="preserve">The criteria </w:t>
      </w:r>
      <w:r>
        <w:t>considered</w:t>
      </w:r>
      <w:r w:rsidRPr="009C19C7">
        <w:t xml:space="preserve"> were: (a) </w:t>
      </w:r>
      <w:r>
        <w:t>c</w:t>
      </w:r>
      <w:r w:rsidRPr="009C19C7">
        <w:t xml:space="preserve">lear justification for gendered nature of toy e.g. based on research; (b) recruitment of consecutive participants; (c) </w:t>
      </w:r>
      <w:r>
        <w:t xml:space="preserve">whether </w:t>
      </w:r>
      <w:r w:rsidRPr="009C19C7">
        <w:t>boys and girls were comparable in terms of social background; (d) whether parents’ views on gender were measured; (e) whether the toys were comparable (in size, shape etc</w:t>
      </w:r>
      <w:r>
        <w:t>.</w:t>
      </w:r>
      <w:r w:rsidRPr="009C19C7">
        <w:t xml:space="preserve">) </w:t>
      </w:r>
      <w:r w:rsidRPr="009C19C7">
        <w:lastRenderedPageBreak/>
        <w:t xml:space="preserve">and the </w:t>
      </w:r>
      <w:r>
        <w:t>boys and girls</w:t>
      </w:r>
      <w:r w:rsidRPr="009C19C7">
        <w:t xml:space="preserve"> ages were comparable; (f) play </w:t>
      </w:r>
      <w:r>
        <w:t>behaviour</w:t>
      </w:r>
      <w:r w:rsidRPr="009C19C7">
        <w:t xml:space="preserve"> was clearly defined; (g) the measurement of the outcome (time</w:t>
      </w:r>
      <w:r>
        <w:t xml:space="preserve"> spent playing with toy</w:t>
      </w:r>
      <w:r w:rsidRPr="009C19C7">
        <w:t>) was clearly defined; (h) whether non-uptake or dropout rate</w:t>
      </w:r>
      <w:r>
        <w:t>s were</w:t>
      </w:r>
      <w:r w:rsidRPr="009C19C7">
        <w:t xml:space="preserve"> reported. Inter-</w:t>
      </w:r>
      <w:proofErr w:type="spellStart"/>
      <w:r w:rsidRPr="009C19C7">
        <w:t>rater</w:t>
      </w:r>
      <w:proofErr w:type="spellEnd"/>
      <w:r w:rsidRPr="009C19C7">
        <w:t xml:space="preserve"> agreement of NOS scoring was assessed using </w:t>
      </w:r>
      <w:r w:rsidRPr="009C19C7">
        <w:rPr>
          <w:color w:val="000000"/>
        </w:rPr>
        <w:t xml:space="preserve">Cohen’s Kappa. A Kappa of 0.41 – 0.60  generally considered as demonstrating  ‘moderate agreement’ and 0.61 </w:t>
      </w:r>
      <w:r w:rsidR="00F34F97">
        <w:rPr>
          <w:color w:val="000000"/>
        </w:rPr>
        <w:t>-</w:t>
      </w:r>
      <w:r w:rsidRPr="009C19C7">
        <w:rPr>
          <w:color w:val="000000"/>
        </w:rPr>
        <w:t xml:space="preserve"> 0.80 as ‘substantial agreement’ </w:t>
      </w:r>
      <w:r w:rsidR="00067FA4" w:rsidRPr="009C19C7">
        <w:rPr>
          <w:color w:val="000000"/>
        </w:rPr>
        <w:fldChar w:fldCharType="begin"/>
      </w:r>
      <w:r w:rsidRPr="009C19C7">
        <w:rPr>
          <w:color w:val="000000"/>
        </w:rPr>
        <w:instrText xml:space="preserve"> ADDIN EN.CITE &lt;EndNote&gt;&lt;Cite&gt;&lt;Author&gt;Landis&lt;/Author&gt;&lt;Year&gt;1977&lt;/Year&gt;&lt;RecNum&gt;102&lt;/RecNum&gt;&lt;DisplayText&gt;(Landis and Koch 1977)&lt;/DisplayText&gt;&lt;record&gt;&lt;rec-number&gt;102&lt;/rec-number&gt;&lt;foreign-keys&gt;&lt;key app="EN" db-id="0ddpxea5etdx2hesxaaxspvosdzafw09vsep"&gt;102&lt;/key&gt;&lt;/foreign-keys&gt;&lt;ref-type name="Journal Article"&gt;17&lt;/ref-type&gt;&lt;contributors&gt;&lt;authors&gt;&lt;author&gt;Landis, J. R.&lt;/author&gt;&lt;author&gt;Koch, G. G.&lt;/author&gt;&lt;/authors&gt;&lt;/contributors&gt;&lt;titles&gt;&lt;title&gt;An application of hierarchical kappa-type statistics in the assessment of majority agreement among multiple observers&lt;/title&gt;&lt;secondary-title&gt;Biometrics&lt;/secondary-title&gt;&lt;/titles&gt;&lt;periodical&gt;&lt;full-title&gt;Biometrics&lt;/full-title&gt;&lt;/periodical&gt;&lt;pages&gt;363-74&lt;/pages&gt;&lt;volume&gt;33&lt;/volume&gt;&lt;number&gt;2&lt;/number&gt;&lt;edition&gt;1977/06/01&lt;/edition&gt;&lt;keywords&gt;&lt;keyword&gt;*Diagnosis&lt;/keyword&gt;&lt;keyword&gt;Humans&lt;/keyword&gt;&lt;keyword&gt;Pathology&lt;/keyword&gt;&lt;keyword&gt;*Statistics as Topic&lt;/keyword&gt;&lt;/keywords&gt;&lt;dates&gt;&lt;year&gt;1977&lt;/year&gt;&lt;pub-dates&gt;&lt;date&gt;Jun&lt;/date&gt;&lt;/pub-dates&gt;&lt;/dates&gt;&lt;isbn&gt;0006-341X (Print)&amp;#xD;0006-341X (Linking)&lt;/isbn&gt;&lt;accession-num&gt;884196&lt;/accession-num&gt;&lt;urls&gt;&lt;related-urls&gt;&lt;url&gt;http://www.ncbi.nlm.nih.gov/entrez/query.fcgi?cmd=Retrieve&amp;amp;db=PubMed&amp;amp;dopt=Citation&amp;amp;list_uids=884196&lt;/url&gt;&lt;/related-urls&gt;&lt;/urls&gt;&lt;language&gt;eng&lt;/language&gt;&lt;/record&gt;&lt;/Cite&gt;&lt;/EndNote&gt;</w:instrText>
      </w:r>
      <w:r w:rsidR="00067FA4" w:rsidRPr="009C19C7">
        <w:rPr>
          <w:color w:val="000000"/>
        </w:rPr>
        <w:fldChar w:fldCharType="separate"/>
      </w:r>
      <w:r w:rsidRPr="009C19C7">
        <w:rPr>
          <w:noProof/>
          <w:color w:val="000000"/>
        </w:rPr>
        <w:t>(</w:t>
      </w:r>
      <w:hyperlink w:anchor="_ENREF_29" w:tooltip="Landis, 1977 #102" w:history="1">
        <w:r w:rsidRPr="009C19C7">
          <w:rPr>
            <w:noProof/>
            <w:color w:val="000000"/>
          </w:rPr>
          <w:t>Landis and Koch 1977</w:t>
        </w:r>
      </w:hyperlink>
      <w:r w:rsidRPr="009C19C7">
        <w:rPr>
          <w:noProof/>
          <w:color w:val="000000"/>
        </w:rPr>
        <w:t>)</w:t>
      </w:r>
      <w:r w:rsidR="00067FA4" w:rsidRPr="009C19C7">
        <w:rPr>
          <w:color w:val="000000"/>
        </w:rPr>
        <w:fldChar w:fldCharType="end"/>
      </w:r>
      <w:r>
        <w:rPr>
          <w:color w:val="000000"/>
        </w:rPr>
        <w:t>.</w:t>
      </w:r>
      <w:r w:rsidRPr="009C19C7">
        <w:rPr>
          <w:color w:val="000000"/>
        </w:rPr>
        <w:t xml:space="preserve"> The NOS </w:t>
      </w:r>
      <w:r w:rsidRPr="0026109F">
        <w:rPr>
          <w:color w:val="000000"/>
        </w:rPr>
        <w:t xml:space="preserve">scores of SD and AR </w:t>
      </w:r>
      <w:r>
        <w:rPr>
          <w:color w:val="000000"/>
        </w:rPr>
        <w:t xml:space="preserve">and RF and KH </w:t>
      </w:r>
      <w:r w:rsidRPr="0026109F">
        <w:rPr>
          <w:color w:val="000000"/>
        </w:rPr>
        <w:t>were in substantial agreement, as shown by the Cohen’s Kappa of 0.77 (</w:t>
      </w:r>
      <w:r w:rsidRPr="0026109F">
        <w:rPr>
          <w:i/>
          <w:color w:val="000000"/>
        </w:rPr>
        <w:t xml:space="preserve">p = </w:t>
      </w:r>
      <w:r w:rsidRPr="0026109F">
        <w:rPr>
          <w:color w:val="000000"/>
        </w:rPr>
        <w:t>.000013);</w:t>
      </w:r>
      <w:r>
        <w:rPr>
          <w:color w:val="000000"/>
        </w:rPr>
        <w:t xml:space="preserve"> </w:t>
      </w:r>
      <w:r w:rsidRPr="0026109F">
        <w:t>the mean score for the 16 studies was 6.63 (SD = 0.81).</w:t>
      </w:r>
      <w:r>
        <w:rPr>
          <w:color w:val="000000"/>
        </w:rPr>
        <w:t xml:space="preserve"> </w:t>
      </w:r>
      <w:r w:rsidRPr="009C19C7">
        <w:rPr>
          <w:color w:val="000000"/>
        </w:rPr>
        <w:t xml:space="preserve">Discrepancies were examined and discussed before a final score was agreed upon and assigned. </w:t>
      </w:r>
    </w:p>
    <w:p w:rsidR="00C838B1" w:rsidRPr="00CD7DF7" w:rsidRDefault="00C838B1" w:rsidP="00F34F97">
      <w:pPr>
        <w:autoSpaceDE w:val="0"/>
        <w:autoSpaceDN w:val="0"/>
        <w:adjustRightInd w:val="0"/>
        <w:spacing w:line="480" w:lineRule="auto"/>
        <w:ind w:firstLine="720"/>
        <w:rPr>
          <w:rFonts w:eastAsia="MS Mincho"/>
        </w:rPr>
      </w:pPr>
      <w:r w:rsidRPr="009C19C7">
        <w:t xml:space="preserve">The </w:t>
      </w:r>
      <w:r>
        <w:t xml:space="preserve">time </w:t>
      </w:r>
      <w:r w:rsidRPr="009C19C7">
        <w:t>difference in boys</w:t>
      </w:r>
      <w:r>
        <w:t>’</w:t>
      </w:r>
      <w:r w:rsidRPr="009C19C7">
        <w:t xml:space="preserve"> and girls</w:t>
      </w:r>
      <w:r>
        <w:t>’</w:t>
      </w:r>
      <w:r w:rsidRPr="009C19C7">
        <w:t xml:space="preserve"> play with </w:t>
      </w:r>
      <w:r>
        <w:t>‘gender</w:t>
      </w:r>
      <w:r w:rsidRPr="009C19C7">
        <w:t>-typed</w:t>
      </w:r>
      <w:r>
        <w:t>’</w:t>
      </w:r>
      <w:r w:rsidRPr="009C19C7">
        <w:t xml:space="preserve"> toys in </w:t>
      </w:r>
      <w:r>
        <w:t xml:space="preserve">each </w:t>
      </w:r>
      <w:r w:rsidRPr="009C19C7">
        <w:t xml:space="preserve">age-group in each study </w:t>
      </w:r>
      <w:r w:rsidRPr="00543906">
        <w:t>(shown in Figures 2</w:t>
      </w:r>
      <w:r>
        <w:t>a</w:t>
      </w:r>
      <w:r w:rsidRPr="00543906">
        <w:t xml:space="preserve"> and </w:t>
      </w:r>
      <w:r>
        <w:t>2b</w:t>
      </w:r>
      <w:r w:rsidRPr="00543906">
        <w:t>)</w:t>
      </w:r>
      <w:r w:rsidRPr="009C19C7">
        <w:t xml:space="preserve"> were calculated as a common unit, Cohen’s </w:t>
      </w:r>
      <w:r w:rsidRPr="009C19C7">
        <w:rPr>
          <w:i/>
        </w:rPr>
        <w:t>d</w:t>
      </w:r>
      <w:r w:rsidRPr="009C19C7">
        <w:t xml:space="preserve">. The combined effect size for all studies was calculated as the estimated treatment difference, </w:t>
      </w:r>
      <w:r w:rsidRPr="009C19C7">
        <w:rPr>
          <w:i/>
        </w:rPr>
        <w:t xml:space="preserve">Z, </w:t>
      </w:r>
      <w:r w:rsidRPr="009C19C7">
        <w:t xml:space="preserve">with fixed or random effects model, as appropriate. Results were considered statistically significant where the probability value was below the 0.05 threshold. </w:t>
      </w:r>
      <w:r w:rsidRPr="009C19C7">
        <w:rPr>
          <w:rFonts w:eastAsia="MS Mincho"/>
        </w:rPr>
        <w:t>Statistical analyses were performed using Review Manager Version 5.</w:t>
      </w:r>
      <w:r w:rsidRPr="00CD7DF7">
        <w:rPr>
          <w:rFonts w:eastAsia="MS Mincho"/>
        </w:rPr>
        <w:t xml:space="preserve">1 </w:t>
      </w:r>
      <w:r w:rsidRPr="00A7501A">
        <w:rPr>
          <w:rFonts w:eastAsia="MS Mincho"/>
        </w:rPr>
        <w:t>(</w:t>
      </w:r>
      <w:r w:rsidRPr="00A7501A">
        <w:t>The Cochrane Collaboration, 2011)</w:t>
      </w:r>
      <w:r w:rsidRPr="00A7501A">
        <w:rPr>
          <w:rFonts w:eastAsia="MS Mincho"/>
        </w:rPr>
        <w:t xml:space="preserve">, </w:t>
      </w:r>
      <w:r w:rsidRPr="00CD7DF7">
        <w:rPr>
          <w:rFonts w:eastAsia="MS Mincho"/>
        </w:rPr>
        <w:t>Stata Version 13.0 (</w:t>
      </w:r>
      <w:proofErr w:type="spellStart"/>
      <w:r w:rsidRPr="00CD7DF7">
        <w:rPr>
          <w:rFonts w:eastAsia="MS Mincho"/>
        </w:rPr>
        <w:t>StataCorp</w:t>
      </w:r>
      <w:proofErr w:type="spellEnd"/>
      <w:r w:rsidRPr="00CD7DF7">
        <w:rPr>
          <w:rFonts w:eastAsia="MS Mincho"/>
        </w:rPr>
        <w:t>, Texas)</w:t>
      </w:r>
      <w:r>
        <w:rPr>
          <w:rFonts w:eastAsia="MS Mincho"/>
        </w:rPr>
        <w:t xml:space="preserve"> and SPSS 22</w:t>
      </w:r>
      <w:r w:rsidRPr="00CD7DF7">
        <w:rPr>
          <w:rFonts w:eastAsia="MS Mincho"/>
        </w:rPr>
        <w:t xml:space="preserve">. </w:t>
      </w:r>
    </w:p>
    <w:p w:rsidR="00C838B1" w:rsidRDefault="00C838B1" w:rsidP="00C838B1">
      <w:pPr>
        <w:autoSpaceDE w:val="0"/>
        <w:autoSpaceDN w:val="0"/>
        <w:adjustRightInd w:val="0"/>
        <w:spacing w:line="480" w:lineRule="auto"/>
      </w:pPr>
      <w:r w:rsidRPr="009C19C7">
        <w:rPr>
          <w:rFonts w:eastAsia="MS Mincho"/>
        </w:rPr>
        <w:t xml:space="preserve">Heterogeneity was assessed using </w:t>
      </w:r>
      <w:r w:rsidRPr="009C19C7">
        <w:t xml:space="preserve">I² and χ² statistics.  I² values of 30% or above were considered likely to represent moderate heterogeneity, and χ² </w:t>
      </w:r>
      <w:r w:rsidRPr="009C19C7">
        <w:rPr>
          <w:i/>
        </w:rPr>
        <w:t>p</w:t>
      </w:r>
      <w:r w:rsidRPr="009C19C7">
        <w:t xml:space="preserve"> values &lt;.10 were considered to represent significant heterogeneity, thus studies showing tolerably heterogeneity (I² values &lt; 30% and χ² </w:t>
      </w:r>
      <w:r w:rsidRPr="009C19C7">
        <w:rPr>
          <w:i/>
        </w:rPr>
        <w:t>p</w:t>
      </w:r>
      <w:r w:rsidRPr="009C19C7">
        <w:t xml:space="preserve"> values &gt;.10) were analyzed using fixed effects models, and studies beyond these limits (I² values &gt; 30% and χ² </w:t>
      </w:r>
      <w:r w:rsidRPr="009C19C7">
        <w:rPr>
          <w:i/>
        </w:rPr>
        <w:t>p</w:t>
      </w:r>
      <w:r w:rsidRPr="009C19C7">
        <w:t xml:space="preserve"> values &lt;.10) were analyzed using random effects models.</w:t>
      </w:r>
    </w:p>
    <w:p w:rsidR="00C838B1" w:rsidRPr="009C19C7" w:rsidRDefault="004B6AC1" w:rsidP="004B6AC1">
      <w:pPr>
        <w:pStyle w:val="Default"/>
        <w:ind w:firstLine="0"/>
        <w:rPr>
          <w:rFonts w:ascii="Times New Roman" w:hAnsi="Times New Roman" w:cs="Times New Roman"/>
          <w:color w:val="auto"/>
        </w:rPr>
      </w:pPr>
      <w:r>
        <w:rPr>
          <w:rFonts w:ascii="Times New Roman" w:hAnsi="Times New Roman" w:cs="Times New Roman"/>
          <w:b/>
          <w:bCs/>
          <w:color w:val="auto"/>
        </w:rPr>
        <w:t xml:space="preserve">2.4 </w:t>
      </w:r>
      <w:r w:rsidR="00C838B1" w:rsidRPr="009C19C7">
        <w:rPr>
          <w:rFonts w:ascii="Times New Roman" w:hAnsi="Times New Roman" w:cs="Times New Roman"/>
          <w:b/>
          <w:bCs/>
          <w:color w:val="auto"/>
        </w:rPr>
        <w:t>Eligible articles</w:t>
      </w:r>
    </w:p>
    <w:p w:rsidR="0090672F" w:rsidRPr="004F79F7" w:rsidRDefault="0090672F" w:rsidP="0090672F">
      <w:pPr>
        <w:spacing w:line="480" w:lineRule="auto"/>
        <w:rPr>
          <w:iCs/>
          <w:color w:val="FF0000"/>
          <w:shd w:val="clear" w:color="auto" w:fill="FFFFFF"/>
        </w:rPr>
      </w:pPr>
      <w:r w:rsidRPr="004F79F7">
        <w:t>Figure 1 summari</w:t>
      </w:r>
      <w:r>
        <w:t>s</w:t>
      </w:r>
      <w:r w:rsidRPr="004F79F7">
        <w:t xml:space="preserve">es the search strategy used to identify appropriate studies. After duplicates were removed, the titles and abstracts of </w:t>
      </w:r>
      <w:r>
        <w:t>961</w:t>
      </w:r>
      <w:r w:rsidRPr="004F79F7">
        <w:t xml:space="preserve"> records, from the </w:t>
      </w:r>
      <w:r>
        <w:t>17</w:t>
      </w:r>
      <w:r w:rsidR="004B6AC1">
        <w:t>88</w:t>
      </w:r>
      <w:r w:rsidRPr="004F79F7">
        <w:t xml:space="preserve"> initially retrieved, were </w:t>
      </w:r>
      <w:r w:rsidRPr="004F79F7">
        <w:lastRenderedPageBreak/>
        <w:t>assessed</w:t>
      </w:r>
      <w:r w:rsidRPr="0026109F">
        <w:t>. A total of 182 full texts were further assessed, including reference sections, and 166 were excluded for various reasons (for example, toy play data was not separated by child sex). One study was excluded</w:t>
      </w:r>
      <w:r w:rsidRPr="004F79F7">
        <w:t xml:space="preserve"> (</w:t>
      </w:r>
      <w:proofErr w:type="spellStart"/>
      <w:r w:rsidRPr="004F79F7">
        <w:rPr>
          <w:iCs/>
          <w:shd w:val="clear" w:color="auto" w:fill="FFFFFF"/>
        </w:rPr>
        <w:t>Berenbaum</w:t>
      </w:r>
      <w:proofErr w:type="spellEnd"/>
      <w:r w:rsidRPr="004F79F7">
        <w:rPr>
          <w:iCs/>
          <w:shd w:val="clear" w:color="auto" w:fill="FFFFFF"/>
        </w:rPr>
        <w:t xml:space="preserve"> &amp; Hines, 1992) </w:t>
      </w:r>
      <w:r w:rsidRPr="004F79F7">
        <w:t>because of overlap of participants with another (</w:t>
      </w:r>
      <w:proofErr w:type="spellStart"/>
      <w:r w:rsidRPr="004F79F7">
        <w:rPr>
          <w:iCs/>
          <w:shd w:val="clear" w:color="auto" w:fill="FFFFFF"/>
        </w:rPr>
        <w:t>Berenbaum</w:t>
      </w:r>
      <w:proofErr w:type="spellEnd"/>
      <w:r w:rsidRPr="004F79F7">
        <w:rPr>
          <w:iCs/>
          <w:shd w:val="clear" w:color="auto" w:fill="FFFFFF"/>
        </w:rPr>
        <w:t xml:space="preserve"> &amp; Snyder, 1995); the more recent study was selected for inclusion because of the greater number of participants and the higher rating on the NOS scale.</w:t>
      </w:r>
      <w:r>
        <w:rPr>
          <w:iCs/>
          <w:shd w:val="clear" w:color="auto" w:fill="FFFFFF"/>
        </w:rPr>
        <w:t xml:space="preserve"> </w:t>
      </w:r>
    </w:p>
    <w:p w:rsidR="00C838B1" w:rsidRPr="004F79F7" w:rsidRDefault="00C838B1" w:rsidP="004B6AC1">
      <w:pPr>
        <w:spacing w:line="480" w:lineRule="auto"/>
        <w:ind w:firstLine="720"/>
      </w:pPr>
      <w:r w:rsidRPr="004F79F7">
        <w:t>Finally, 16 papers met all of the inclusion and exclusion criteria.</w:t>
      </w:r>
      <w:r>
        <w:t xml:space="preserve"> </w:t>
      </w:r>
    </w:p>
    <w:p w:rsidR="00C838B1" w:rsidRPr="009A0511" w:rsidRDefault="00C838B1" w:rsidP="004B6AC1">
      <w:pPr>
        <w:autoSpaceDE w:val="0"/>
        <w:autoSpaceDN w:val="0"/>
        <w:adjustRightInd w:val="0"/>
        <w:spacing w:line="480" w:lineRule="auto"/>
        <w:ind w:firstLine="720"/>
        <w:jc w:val="both"/>
        <w:rPr>
          <w:color w:val="000000"/>
        </w:rPr>
      </w:pPr>
      <w:r w:rsidRPr="009A0511">
        <w:rPr>
          <w:color w:val="000000"/>
        </w:rPr>
        <w:t xml:space="preserve">Some studies presented data in proportions of total time playing (e.g. </w:t>
      </w:r>
      <w:r w:rsidR="00067FA4">
        <w:rPr>
          <w:color w:val="000000"/>
        </w:rPr>
        <w:fldChar w:fldCharType="begin"/>
      </w:r>
      <w:r>
        <w:rPr>
          <w:color w:val="000000"/>
        </w:rPr>
        <w:instrText xml:space="preserve"> ADDIN ZOTERO_ITEM CSL_CITATION {"citationID":"2g9hj3hub9","properties":{"formattedCitation":"(Zosuls et al., 2009)","plainCitation":"(Zosuls et al., 2009)"},"citationItems":[{"id":356,"uris":["http://zotero.org/users/local/68R3OVFr/items/UAHNP8QF"],"uri":["http://zotero.org/users/local/68R3OVFr/items/UAHNP8QF"],"itemData":{"id":356,"type":"article-journal","title":"The acquisition of gender labels in infancy: Implications for gender-typed play.","container-title":"Developmental Psychology","page":"688","volume":"45","issue":"3","source":"Google Scholar","shortTitle":"The acquisition of gender labels in infancy","author":[{"family":"Zosuls","given":"Kristina M."},{"family":"Ruble","given":"Diane N."},{"family":"Tamis-LeMonda","given":"Catherine S."},{"family":"Shrout","given":"Patrick E."},{"family":"Bornstein","given":"Marc H."},{"family":"Greulich","given":"Faith K."}],"issued":{"date-parts":[["2009"]]},"accessed":{"date-parts":[["2015",6,10]]}}}],"schema":"https://github.com/citation-style-language/schema/raw/master/csl-citation.json"} </w:instrText>
      </w:r>
      <w:r w:rsidR="00067FA4">
        <w:rPr>
          <w:color w:val="000000"/>
        </w:rPr>
        <w:fldChar w:fldCharType="separate"/>
      </w:r>
      <w:r w:rsidRPr="00A7501A">
        <w:t>Zosuls et al., 2009)</w:t>
      </w:r>
      <w:r w:rsidR="00067FA4">
        <w:rPr>
          <w:color w:val="000000"/>
        </w:rPr>
        <w:fldChar w:fldCharType="end"/>
      </w:r>
      <w:r w:rsidRPr="009A0511">
        <w:t xml:space="preserve"> or intervals of time (e.g. </w:t>
      </w:r>
      <w:r w:rsidR="00067FA4">
        <w:fldChar w:fldCharType="begin"/>
      </w:r>
      <w:r>
        <w:instrText xml:space="preserve"> ADDIN ZOTERO_ITEM CSL_CITATION {"citationID":"1h0j4i6et","properties":{"formattedCitation":"(Todd et al., in review)","plainCitation":"(Todd et al., in review)"},"citationItems":[{"id":363,"uris":["http://zotero.org/users/local/68R3OVFr/items/8SFCZRQH"],"uri":["http://zotero.org/users/local/68R3OVFr/items/8SFCZRQH"],"itemData":{"id":363,"type":"article-journal","title":"Preferences for sex-typed toys in boys and girls aged nine to 32 months","author":[{"family":"Todd","given":"Brenda"},{"family":"Thommessen","given":"Sarah A O"},{"family":"Barry","given":"John A."}],"issued":{"literal":"in review"}}}],"schema":"https://github.com/citation-style-language/schema/raw/master/csl-citation.json"} </w:instrText>
      </w:r>
      <w:r w:rsidR="00067FA4">
        <w:fldChar w:fldCharType="separate"/>
      </w:r>
      <w:r>
        <w:t>Todd et al., 2016</w:t>
      </w:r>
      <w:r w:rsidRPr="00196ED6">
        <w:t>)</w:t>
      </w:r>
      <w:r w:rsidR="00067FA4">
        <w:fldChar w:fldCharType="end"/>
      </w:r>
      <w:r w:rsidRPr="009A0511">
        <w:rPr>
          <w:color w:val="000000"/>
        </w:rPr>
        <w:t xml:space="preserve"> </w:t>
      </w:r>
      <w:r w:rsidRPr="009A0511">
        <w:t xml:space="preserve">and these studies were included if the </w:t>
      </w:r>
      <w:r>
        <w:t xml:space="preserve">overall </w:t>
      </w:r>
      <w:r w:rsidRPr="009A0511">
        <w:t xml:space="preserve">time in seconds </w:t>
      </w:r>
      <w:r>
        <w:t xml:space="preserve">was stated in the paper, from which an </w:t>
      </w:r>
      <w:r w:rsidRPr="009A0511">
        <w:t>approximat</w:t>
      </w:r>
      <w:r>
        <w:t>ion</w:t>
      </w:r>
      <w:r w:rsidRPr="009A0511">
        <w:t xml:space="preserve"> </w:t>
      </w:r>
      <w:r>
        <w:t>of the mean time could then be calculated.</w:t>
      </w:r>
      <w:r w:rsidRPr="009A0511">
        <w:rPr>
          <w:color w:val="000000"/>
        </w:rPr>
        <w:t xml:space="preserve"> </w:t>
      </w:r>
    </w:p>
    <w:p w:rsidR="00C838B1" w:rsidRDefault="00C838B1" w:rsidP="004B6AC1">
      <w:pPr>
        <w:autoSpaceDE w:val="0"/>
        <w:autoSpaceDN w:val="0"/>
        <w:adjustRightInd w:val="0"/>
        <w:spacing w:line="480" w:lineRule="auto"/>
        <w:ind w:firstLine="720"/>
        <w:rPr>
          <w:color w:val="000000"/>
        </w:rPr>
      </w:pPr>
      <w:r w:rsidRPr="009A0511">
        <w:rPr>
          <w:color w:val="000000"/>
        </w:rPr>
        <w:t>Some studies were excluded</w:t>
      </w:r>
      <w:r>
        <w:rPr>
          <w:color w:val="000000"/>
        </w:rPr>
        <w:t>, for example</w:t>
      </w:r>
      <w:r w:rsidRPr="009A0511">
        <w:rPr>
          <w:color w:val="000000"/>
        </w:rPr>
        <w:t xml:space="preserve"> </w:t>
      </w:r>
      <w:r w:rsidRPr="009A0511">
        <w:rPr>
          <w:rFonts w:eastAsia="Arial Unicode MS"/>
        </w:rPr>
        <w:t xml:space="preserve">where there was an experimental manipulation with no baseline data given (e.g. </w:t>
      </w:r>
      <w:r w:rsidR="00067FA4">
        <w:rPr>
          <w:rFonts w:eastAsia="Arial Unicode MS"/>
        </w:rPr>
        <w:fldChar w:fldCharType="begin"/>
      </w:r>
      <w:r>
        <w:rPr>
          <w:rFonts w:eastAsia="Arial Unicode MS"/>
        </w:rPr>
        <w:instrText xml:space="preserve"> ADDIN ZOTERO_ITEM CSL_CITATION {"citationID":"b850rfthd","properties":{"formattedCitation":"(Wolf, 1973)","plainCitation":"(Wolf, 1973)"},"citationItems":[{"id":352,"uris":["http://zotero.org/users/local/68R3OVFr/items/II2T6VDN"],"uri":["http://zotero.org/users/local/68R3OVFr/items/II2T6VDN"],"itemData":{"id":352,"type":"article-journal","title":"Effects of live modeled sex-inappropriate play behavior in a naturalistic setting.","container-title":"Developmental psychology","page":"120","volume":"9","issue":"1","source":"Google Scholar","author":[{"family":"Wolf","given":"Thomas M."}],"issued":{"date-parts":[["1973"]]},"accessed":{"date-parts":[["2015",6,10]]}}}],"schema":"https://github.com/citation-style-language/schema/raw/master/csl-citation.json"} </w:instrText>
      </w:r>
      <w:r w:rsidR="00067FA4">
        <w:rPr>
          <w:rFonts w:eastAsia="Arial Unicode MS"/>
        </w:rPr>
        <w:fldChar w:fldCharType="separate"/>
      </w:r>
      <w:r w:rsidRPr="00A7501A">
        <w:t>Wolf, 1973)</w:t>
      </w:r>
      <w:r w:rsidR="00067FA4">
        <w:rPr>
          <w:rFonts w:eastAsia="Arial Unicode MS"/>
        </w:rPr>
        <w:fldChar w:fldCharType="end"/>
      </w:r>
      <w:r w:rsidRPr="009A0511">
        <w:rPr>
          <w:rFonts w:eastAsia="Arial Unicode MS"/>
        </w:rPr>
        <w:t xml:space="preserve">, or where a child was assessed </w:t>
      </w:r>
      <w:r>
        <w:rPr>
          <w:color w:val="000000"/>
        </w:rPr>
        <w:t>playing together with other children (</w:t>
      </w:r>
      <w:r w:rsidRPr="009A0511">
        <w:rPr>
          <w:color w:val="000000"/>
        </w:rPr>
        <w:t xml:space="preserve">e.g. </w:t>
      </w:r>
      <w:proofErr w:type="spellStart"/>
      <w:r>
        <w:rPr>
          <w:color w:val="000000"/>
        </w:rPr>
        <w:t>Serbin</w:t>
      </w:r>
      <w:proofErr w:type="spellEnd"/>
      <w:r>
        <w:rPr>
          <w:color w:val="000000"/>
        </w:rPr>
        <w:t>, Connor &amp; Citron</w:t>
      </w:r>
      <w:r w:rsidR="004B6AC1">
        <w:rPr>
          <w:color w:val="000000"/>
        </w:rPr>
        <w:t>,</w:t>
      </w:r>
      <w:r>
        <w:rPr>
          <w:color w:val="000000"/>
        </w:rPr>
        <w:t>1981</w:t>
      </w:r>
      <w:r w:rsidRPr="009A0511">
        <w:rPr>
          <w:color w:val="000000"/>
        </w:rPr>
        <w:t>)</w:t>
      </w:r>
      <w:r>
        <w:rPr>
          <w:color w:val="000000"/>
        </w:rPr>
        <w:t>, or when children were tested at home with their own toys rather than with toys supplied by the experimenter (e</w:t>
      </w:r>
      <w:r>
        <w:rPr>
          <w:rFonts w:eastAsia="Times New Roman"/>
          <w:color w:val="222222"/>
        </w:rPr>
        <w:t xml:space="preserve">.g. Fagot &amp; </w:t>
      </w:r>
      <w:proofErr w:type="spellStart"/>
      <w:r>
        <w:rPr>
          <w:rFonts w:eastAsia="Times New Roman"/>
          <w:color w:val="222222"/>
        </w:rPr>
        <w:t>Leinbach</w:t>
      </w:r>
      <w:proofErr w:type="spellEnd"/>
      <w:r>
        <w:rPr>
          <w:rFonts w:eastAsia="Times New Roman"/>
          <w:color w:val="222222"/>
        </w:rPr>
        <w:t>, 1989)</w:t>
      </w:r>
      <w:r w:rsidRPr="009A0511">
        <w:rPr>
          <w:color w:val="000000"/>
        </w:rPr>
        <w:t xml:space="preserve">. </w:t>
      </w:r>
    </w:p>
    <w:p w:rsidR="00C838B1" w:rsidRPr="00760E84" w:rsidRDefault="00C838B1" w:rsidP="004B6AC1">
      <w:pPr>
        <w:spacing w:line="480" w:lineRule="auto"/>
        <w:ind w:firstLine="720"/>
      </w:pPr>
      <w:r w:rsidRPr="00760E84">
        <w:rPr>
          <w:color w:val="000000"/>
        </w:rPr>
        <w:t xml:space="preserve">In one study </w:t>
      </w:r>
      <w:r w:rsidR="00067FA4">
        <w:rPr>
          <w:color w:val="000000"/>
        </w:rPr>
        <w:fldChar w:fldCharType="begin"/>
      </w:r>
      <w:r>
        <w:rPr>
          <w:color w:val="000000"/>
        </w:rPr>
        <w:instrText xml:space="preserve"> ADDIN ZOTERO_ITEM CSL_CITATION {"citationID":"20h4tts52r","properties":{"formattedCitation":"(Pasterski et al., 2005)","plainCitation":"(Pasterski et al., 2005)"},"citationItems":[{"id":277,"uris":["http://zotero.org/users/local/68R3OVFr/items/GSM4S4WK"],"uri":["http://zotero.org/users/local/68R3OVFr/items/GSM4S4WK"],"itemData":{"id":277,"type":"article-journal","title":"Prenatal hormones and postnatal socialization by parents as determinants of male-typical toy play in girls with congenital adrenal hyperplasia","container-title":"Child development","page":"264–278","volume":"76","issue":"1","source":"Google Scholar","author":[{"family":"Pasterski","given":"Vickie L."},{"family":"Geffner","given":"Mitchell E."},{"family":"Brain","given":"Caroline"},{"family":"Hindmarsh","given":"Peter"},{"family":"Brook","given":"Charles"},{"family":"Hines","given":"Melissa"}],"issued":{"date-parts":[["2005"]]},"accessed":{"date-parts":[["2015",6,10]]}}}],"schema":"https://github.com/citation-style-language/schema/raw/master/csl-citation.json"} </w:instrText>
      </w:r>
      <w:r w:rsidR="00067FA4">
        <w:rPr>
          <w:color w:val="000000"/>
        </w:rPr>
        <w:fldChar w:fldCharType="separate"/>
      </w:r>
      <w:r w:rsidRPr="00A7501A">
        <w:t>(Pasterski et al., 2005)</w:t>
      </w:r>
      <w:r w:rsidR="00067FA4">
        <w:rPr>
          <w:color w:val="000000"/>
        </w:rPr>
        <w:fldChar w:fldCharType="end"/>
      </w:r>
      <w:r>
        <w:rPr>
          <w:color w:val="000000"/>
        </w:rPr>
        <w:t>,</w:t>
      </w:r>
      <w:r w:rsidRPr="00760E84">
        <w:rPr>
          <w:color w:val="000000"/>
        </w:rPr>
        <w:t xml:space="preserve"> </w:t>
      </w:r>
      <w:r w:rsidRPr="00760E84">
        <w:t xml:space="preserve">84 (71%) of the participants were assessed in the UK, and 34 (29%) were assessed in the </w:t>
      </w:r>
      <w:r w:rsidRPr="004F79F7">
        <w:t>US. In this case, the GII score for each country (0.216 for the UK and 0.288 for the US) was weighted according to the relative number of participants in each country, giving a combined GII score for the study of 0.228.</w:t>
      </w:r>
    </w:p>
    <w:p w:rsidR="00C838B1" w:rsidRDefault="00C838B1" w:rsidP="00C838B1">
      <w:pPr>
        <w:pStyle w:val="ListParagraph"/>
        <w:spacing w:line="480" w:lineRule="auto"/>
        <w:ind w:left="0"/>
        <w:rPr>
          <w:rFonts w:ascii="Times New Roman" w:hAnsi="Times New Roman"/>
          <w:noProof/>
          <w:sz w:val="24"/>
          <w:szCs w:val="24"/>
          <w:lang w:eastAsia="en-GB"/>
        </w:rPr>
      </w:pPr>
      <w:r w:rsidRPr="00C8492C">
        <w:rPr>
          <w:rFonts w:ascii="Times New Roman" w:hAnsi="Times New Roman"/>
          <w:bCs/>
          <w:sz w:val="24"/>
          <w:szCs w:val="24"/>
        </w:rPr>
        <w:t>[Figure 1 here]</w:t>
      </w:r>
      <w:r w:rsidRPr="009C19C7">
        <w:rPr>
          <w:rFonts w:ascii="Times New Roman" w:hAnsi="Times New Roman"/>
          <w:bCs/>
          <w:sz w:val="24"/>
          <w:szCs w:val="24"/>
        </w:rPr>
        <w:t xml:space="preserve"> </w:t>
      </w:r>
      <w:r>
        <w:rPr>
          <w:rFonts w:ascii="Times New Roman" w:hAnsi="Times New Roman"/>
          <w:noProof/>
          <w:sz w:val="24"/>
          <w:szCs w:val="24"/>
          <w:lang w:eastAsia="en-GB"/>
        </w:rPr>
        <w:t xml:space="preserve">  </w:t>
      </w:r>
    </w:p>
    <w:p w:rsidR="00C838B1" w:rsidRPr="0026109F" w:rsidRDefault="00C838B1" w:rsidP="00C838B1">
      <w:pPr>
        <w:pStyle w:val="ListParagraph"/>
        <w:spacing w:line="480" w:lineRule="auto"/>
        <w:ind w:left="0"/>
        <w:rPr>
          <w:rFonts w:ascii="Times New Roman" w:hAnsi="Times New Roman"/>
          <w:sz w:val="24"/>
          <w:szCs w:val="24"/>
        </w:rPr>
      </w:pPr>
      <w:r w:rsidRPr="0026109F">
        <w:rPr>
          <w:rFonts w:ascii="Times New Roman" w:hAnsi="Times New Roman"/>
          <w:sz w:val="24"/>
          <w:szCs w:val="24"/>
        </w:rPr>
        <w:t>The 16 studies that met the inclusion criteria for the meta-analysis (787 boys and 813 girls, in 27 groups) are listed in Tables 1a and 1b</w:t>
      </w:r>
      <w:r w:rsidR="00DA08D6">
        <w:rPr>
          <w:rFonts w:ascii="Times New Roman" w:hAnsi="Times New Roman"/>
          <w:sz w:val="24"/>
          <w:szCs w:val="24"/>
        </w:rPr>
        <w:t xml:space="preserve"> (raw data </w:t>
      </w:r>
      <w:r w:rsidR="00DA08D6">
        <w:t xml:space="preserve">publicly available here DOI: </w:t>
      </w:r>
      <w:r w:rsidR="00DA08D6" w:rsidRPr="005F284C">
        <w:t>10.6084/m9.figshare.5047660</w:t>
      </w:r>
      <w:r w:rsidR="00DA08D6">
        <w:t xml:space="preserve">, DOI: </w:t>
      </w:r>
      <w:r w:rsidR="00DA08D6" w:rsidRPr="005F284C">
        <w:t>10.6084/m9.figshare.5047663</w:t>
      </w:r>
      <w:r w:rsidR="00DA08D6">
        <w:t>)</w:t>
      </w:r>
      <w:r w:rsidRPr="0026109F">
        <w:rPr>
          <w:rFonts w:ascii="Times New Roman" w:hAnsi="Times New Roman"/>
          <w:sz w:val="24"/>
          <w:szCs w:val="24"/>
        </w:rPr>
        <w:t>.</w:t>
      </w:r>
      <w:r w:rsidRPr="001A2533">
        <w:rPr>
          <w:rFonts w:ascii="Times New Roman" w:hAnsi="Times New Roman"/>
          <w:color w:val="FF0000"/>
          <w:sz w:val="24"/>
          <w:szCs w:val="24"/>
        </w:rPr>
        <w:t xml:space="preserve"> </w:t>
      </w:r>
      <w:r w:rsidRPr="00F96242">
        <w:rPr>
          <w:rFonts w:ascii="Times New Roman" w:hAnsi="Times New Roman"/>
          <w:sz w:val="24"/>
          <w:szCs w:val="24"/>
        </w:rPr>
        <w:t>The children had a mean (SD) age of 43.</w:t>
      </w:r>
      <w:r>
        <w:rPr>
          <w:rFonts w:ascii="Times New Roman" w:hAnsi="Times New Roman"/>
          <w:sz w:val="24"/>
          <w:szCs w:val="24"/>
        </w:rPr>
        <w:t>25</w:t>
      </w:r>
      <w:r w:rsidRPr="00F96242">
        <w:rPr>
          <w:rFonts w:ascii="Times New Roman" w:hAnsi="Times New Roman"/>
          <w:sz w:val="24"/>
          <w:szCs w:val="24"/>
        </w:rPr>
        <w:t xml:space="preserve"> (2</w:t>
      </w:r>
      <w:r>
        <w:rPr>
          <w:rFonts w:ascii="Times New Roman" w:hAnsi="Times New Roman"/>
          <w:sz w:val="24"/>
          <w:szCs w:val="24"/>
        </w:rPr>
        <w:t>7</w:t>
      </w:r>
      <w:r w:rsidRPr="00F96242">
        <w:rPr>
          <w:rFonts w:ascii="Times New Roman" w:hAnsi="Times New Roman"/>
          <w:sz w:val="24"/>
          <w:szCs w:val="24"/>
        </w:rPr>
        <w:t>.</w:t>
      </w:r>
      <w:r>
        <w:rPr>
          <w:rFonts w:ascii="Times New Roman" w:hAnsi="Times New Roman"/>
          <w:sz w:val="24"/>
          <w:szCs w:val="24"/>
        </w:rPr>
        <w:t>62</w:t>
      </w:r>
      <w:r w:rsidRPr="00F96242">
        <w:rPr>
          <w:rFonts w:ascii="Times New Roman" w:hAnsi="Times New Roman"/>
          <w:sz w:val="24"/>
          <w:szCs w:val="24"/>
        </w:rPr>
        <w:t>) months old (minimum age group mean 12 months, maximum 93 months</w:t>
      </w:r>
      <w:r w:rsidRPr="00296C9E">
        <w:rPr>
          <w:rFonts w:ascii="Times New Roman" w:hAnsi="Times New Roman"/>
          <w:sz w:val="24"/>
          <w:szCs w:val="24"/>
        </w:rPr>
        <w:t>). Five of the 16 studies presented their findings in subgroups based on age.</w:t>
      </w:r>
      <w:r w:rsidRPr="00F96242">
        <w:rPr>
          <w:rFonts w:ascii="Times New Roman" w:hAnsi="Times New Roman"/>
          <w:sz w:val="24"/>
          <w:szCs w:val="24"/>
        </w:rPr>
        <w:t xml:space="preserve"> The mean </w:t>
      </w:r>
      <w:r w:rsidRPr="00F96242">
        <w:rPr>
          <w:rFonts w:ascii="Times New Roman" w:hAnsi="Times New Roman"/>
          <w:sz w:val="24"/>
          <w:szCs w:val="24"/>
        </w:rPr>
        <w:lastRenderedPageBreak/>
        <w:t>(SD</w:t>
      </w:r>
      <w:r w:rsidRPr="00296C9E">
        <w:rPr>
          <w:rFonts w:ascii="Times New Roman" w:hAnsi="Times New Roman"/>
          <w:sz w:val="24"/>
          <w:szCs w:val="24"/>
        </w:rPr>
        <w:t xml:space="preserve">) size of each of these subgroups was </w:t>
      </w:r>
      <w:r>
        <w:rPr>
          <w:rFonts w:ascii="Times New Roman" w:hAnsi="Times New Roman"/>
          <w:sz w:val="24"/>
          <w:szCs w:val="24"/>
        </w:rPr>
        <w:t>33</w:t>
      </w:r>
      <w:r w:rsidRPr="00296C9E">
        <w:rPr>
          <w:rFonts w:ascii="Times New Roman" w:hAnsi="Times New Roman"/>
          <w:sz w:val="24"/>
          <w:szCs w:val="24"/>
        </w:rPr>
        <w:t>.</w:t>
      </w:r>
      <w:r>
        <w:rPr>
          <w:rFonts w:ascii="Times New Roman" w:hAnsi="Times New Roman"/>
          <w:sz w:val="24"/>
          <w:szCs w:val="24"/>
        </w:rPr>
        <w:t>33</w:t>
      </w:r>
      <w:r w:rsidRPr="00296C9E">
        <w:rPr>
          <w:rFonts w:ascii="Times New Roman" w:hAnsi="Times New Roman"/>
          <w:sz w:val="24"/>
          <w:szCs w:val="24"/>
        </w:rPr>
        <w:t xml:space="preserve"> (</w:t>
      </w:r>
      <w:r>
        <w:rPr>
          <w:rFonts w:ascii="Times New Roman" w:hAnsi="Times New Roman"/>
          <w:sz w:val="24"/>
          <w:szCs w:val="24"/>
        </w:rPr>
        <w:t>26.69</w:t>
      </w:r>
      <w:r w:rsidRPr="00296C9E">
        <w:rPr>
          <w:rFonts w:ascii="Times New Roman" w:hAnsi="Times New Roman"/>
          <w:sz w:val="24"/>
          <w:szCs w:val="24"/>
        </w:rPr>
        <w:t xml:space="preserve">) for the boys and </w:t>
      </w:r>
      <w:r>
        <w:rPr>
          <w:rFonts w:ascii="Times New Roman" w:hAnsi="Times New Roman"/>
          <w:sz w:val="24"/>
          <w:szCs w:val="24"/>
        </w:rPr>
        <w:t>38</w:t>
      </w:r>
      <w:r w:rsidRPr="00296C9E">
        <w:rPr>
          <w:rFonts w:ascii="Times New Roman" w:hAnsi="Times New Roman"/>
          <w:sz w:val="24"/>
          <w:szCs w:val="24"/>
        </w:rPr>
        <w:t>.</w:t>
      </w:r>
      <w:r>
        <w:rPr>
          <w:rFonts w:ascii="Times New Roman" w:hAnsi="Times New Roman"/>
          <w:sz w:val="24"/>
          <w:szCs w:val="24"/>
        </w:rPr>
        <w:t>75</w:t>
      </w:r>
      <w:r w:rsidRPr="00296C9E">
        <w:rPr>
          <w:rFonts w:ascii="Times New Roman" w:hAnsi="Times New Roman"/>
          <w:sz w:val="24"/>
          <w:szCs w:val="24"/>
        </w:rPr>
        <w:t xml:space="preserve"> (</w:t>
      </w:r>
      <w:r>
        <w:rPr>
          <w:rFonts w:ascii="Times New Roman" w:hAnsi="Times New Roman"/>
          <w:sz w:val="24"/>
          <w:szCs w:val="24"/>
        </w:rPr>
        <w:t>27</w:t>
      </w:r>
      <w:r w:rsidRPr="00296C9E">
        <w:rPr>
          <w:rFonts w:ascii="Times New Roman" w:hAnsi="Times New Roman"/>
          <w:sz w:val="24"/>
          <w:szCs w:val="24"/>
        </w:rPr>
        <w:t>.</w:t>
      </w:r>
      <w:r>
        <w:rPr>
          <w:rFonts w:ascii="Times New Roman" w:hAnsi="Times New Roman"/>
          <w:sz w:val="24"/>
          <w:szCs w:val="24"/>
        </w:rPr>
        <w:t>10</w:t>
      </w:r>
      <w:r w:rsidRPr="00296C9E">
        <w:rPr>
          <w:rFonts w:ascii="Times New Roman" w:hAnsi="Times New Roman"/>
          <w:sz w:val="24"/>
          <w:szCs w:val="24"/>
        </w:rPr>
        <w:t>) for the girls</w:t>
      </w:r>
      <w:r w:rsidRPr="0026109F">
        <w:rPr>
          <w:rFonts w:ascii="Times New Roman" w:hAnsi="Times New Roman"/>
          <w:sz w:val="24"/>
          <w:szCs w:val="24"/>
        </w:rPr>
        <w:t>. Fifteen studies were conducted in Western countries (US, Canada, Europe or Israel) and one in Hong Kong with children of Chinese ethnicity</w:t>
      </w:r>
      <w:r>
        <w:rPr>
          <w:rFonts w:ascii="Times New Roman" w:hAnsi="Times New Roman"/>
          <w:sz w:val="24"/>
          <w:szCs w:val="24"/>
        </w:rPr>
        <w:t>,</w:t>
      </w:r>
      <w:r w:rsidRPr="0026109F">
        <w:rPr>
          <w:rFonts w:ascii="Times New Roman" w:hAnsi="Times New Roman"/>
          <w:sz w:val="24"/>
          <w:szCs w:val="24"/>
        </w:rPr>
        <w:t xml:space="preserve"> and the findings were published between 1980 and 2016. Three studies were conducted in the child’s home, ten in a laboratory setting, and three in a nursery.  In four studies the child played alone, in seven an adult was present but not interacting with the child and in five studies there was moderate or full interaction between parent and child.   Thirteen studies included ‘gender-neutral’ toys as well as ‘gender-typed’ toys in the stimuli presented to children. Fourteen studies were cross-sectional, and two had both cross-sectional and longitudinal elements.  </w:t>
      </w:r>
    </w:p>
    <w:p w:rsidR="00C838B1" w:rsidRPr="009C19C7" w:rsidRDefault="004B6AC1" w:rsidP="004B6AC1">
      <w:pPr>
        <w:pStyle w:val="Default"/>
        <w:ind w:firstLine="0"/>
        <w:rPr>
          <w:rFonts w:ascii="Times New Roman" w:hAnsi="Times New Roman" w:cs="Times New Roman"/>
          <w:b/>
        </w:rPr>
      </w:pPr>
      <w:r>
        <w:rPr>
          <w:rFonts w:ascii="Times New Roman" w:hAnsi="Times New Roman" w:cs="Times New Roman"/>
          <w:b/>
        </w:rPr>
        <w:t xml:space="preserve">2.5 </w:t>
      </w:r>
      <w:r w:rsidR="00C838B1" w:rsidRPr="009C19C7">
        <w:rPr>
          <w:rFonts w:ascii="Times New Roman" w:hAnsi="Times New Roman" w:cs="Times New Roman"/>
          <w:b/>
        </w:rPr>
        <w:t xml:space="preserve">Methodological quality </w:t>
      </w:r>
    </w:p>
    <w:p w:rsidR="00C838B1" w:rsidRDefault="00C838B1" w:rsidP="00C838B1">
      <w:pPr>
        <w:pStyle w:val="Default"/>
        <w:rPr>
          <w:rFonts w:ascii="Times New Roman" w:hAnsi="Times New Roman" w:cs="Times New Roman"/>
          <w:color w:val="auto"/>
        </w:rPr>
      </w:pPr>
      <w:r w:rsidRPr="004F79F7">
        <w:rPr>
          <w:rFonts w:ascii="Times New Roman" w:hAnsi="Times New Roman" w:cs="Times New Roman"/>
        </w:rPr>
        <w:t xml:space="preserve">Regarding the quality of the studies, in general the NOS scores were all of at least moderately good quality. </w:t>
      </w:r>
      <w:r w:rsidRPr="004F79F7">
        <w:rPr>
          <w:rFonts w:ascii="Times New Roman" w:hAnsi="Times New Roman" w:cs="Times New Roman"/>
          <w:color w:val="auto"/>
        </w:rPr>
        <w:t>Table</w:t>
      </w:r>
      <w:r w:rsidRPr="00387C86">
        <w:rPr>
          <w:rFonts w:ascii="Times New Roman" w:hAnsi="Times New Roman" w:cs="Times New Roman"/>
          <w:color w:val="auto"/>
        </w:rPr>
        <w:t xml:space="preserve"> 2 shows that the scores ranged </w:t>
      </w:r>
      <w:r w:rsidRPr="00E41001">
        <w:rPr>
          <w:rFonts w:ascii="Times New Roman" w:hAnsi="Times New Roman" w:cs="Times New Roman"/>
          <w:color w:val="auto"/>
        </w:rPr>
        <w:t>from five to eight out of a</w:t>
      </w:r>
      <w:r w:rsidRPr="00387C86">
        <w:rPr>
          <w:rFonts w:ascii="Times New Roman" w:hAnsi="Times New Roman" w:cs="Times New Roman"/>
          <w:color w:val="auto"/>
        </w:rPr>
        <w:t xml:space="preserve"> maximum possible of nine.</w:t>
      </w:r>
      <w:r w:rsidRPr="009C19C7">
        <w:rPr>
          <w:rFonts w:ascii="Times New Roman" w:hAnsi="Times New Roman" w:cs="Times New Roman"/>
          <w:color w:val="auto"/>
        </w:rPr>
        <w:t xml:space="preserve">  </w:t>
      </w:r>
    </w:p>
    <w:p w:rsidR="00C838B1" w:rsidRDefault="00C838B1" w:rsidP="00C838B1">
      <w:pPr>
        <w:pStyle w:val="Default"/>
        <w:rPr>
          <w:rFonts w:ascii="Times New Roman" w:hAnsi="Times New Roman" w:cs="Times New Roman"/>
          <w:color w:val="auto"/>
        </w:rPr>
      </w:pPr>
    </w:p>
    <w:p w:rsidR="00C838B1" w:rsidRDefault="00C838B1" w:rsidP="00C838B1">
      <w:pPr>
        <w:pStyle w:val="Default"/>
        <w:rPr>
          <w:rFonts w:ascii="Times New Roman" w:hAnsi="Times New Roman" w:cs="Times New Roman"/>
          <w:color w:val="auto"/>
        </w:rPr>
      </w:pPr>
      <w:r w:rsidRPr="00567C02">
        <w:rPr>
          <w:rFonts w:ascii="Times New Roman" w:hAnsi="Times New Roman" w:cs="Times New Roman"/>
          <w:color w:val="auto"/>
        </w:rPr>
        <w:t>[Table 2 here]</w:t>
      </w:r>
    </w:p>
    <w:p w:rsidR="00C838B1" w:rsidRPr="004B6AC1" w:rsidRDefault="004B6AC1" w:rsidP="004B6AC1">
      <w:pPr>
        <w:autoSpaceDE w:val="0"/>
        <w:autoSpaceDN w:val="0"/>
        <w:adjustRightInd w:val="0"/>
        <w:spacing w:line="480" w:lineRule="auto"/>
        <w:rPr>
          <w:b/>
          <w:color w:val="000000"/>
        </w:rPr>
      </w:pPr>
      <w:r w:rsidRPr="004B6AC1">
        <w:rPr>
          <w:b/>
        </w:rPr>
        <w:t xml:space="preserve">3 </w:t>
      </w:r>
      <w:r w:rsidR="00C838B1" w:rsidRPr="004B6AC1">
        <w:rPr>
          <w:b/>
        </w:rPr>
        <w:t xml:space="preserve">Results </w:t>
      </w:r>
    </w:p>
    <w:p w:rsidR="00C838B1" w:rsidRPr="002B3D85" w:rsidRDefault="004B6AC1" w:rsidP="004B6AC1">
      <w:pPr>
        <w:pStyle w:val="Default"/>
        <w:ind w:firstLine="0"/>
        <w:rPr>
          <w:rFonts w:ascii="Times New Roman" w:hAnsi="Times New Roman" w:cs="Times New Roman"/>
          <w:color w:val="auto"/>
        </w:rPr>
      </w:pPr>
      <w:r>
        <w:rPr>
          <w:rFonts w:ascii="Times New Roman" w:hAnsi="Times New Roman" w:cs="Times New Roman"/>
          <w:b/>
          <w:bCs/>
          <w:color w:val="auto"/>
        </w:rPr>
        <w:t xml:space="preserve">3.1 </w:t>
      </w:r>
      <w:r w:rsidR="00C838B1" w:rsidRPr="002B3D85">
        <w:rPr>
          <w:rFonts w:ascii="Times New Roman" w:hAnsi="Times New Roman" w:cs="Times New Roman"/>
          <w:b/>
          <w:bCs/>
          <w:color w:val="auto"/>
        </w:rPr>
        <w:t>Data Analysis</w:t>
      </w:r>
    </w:p>
    <w:p w:rsidR="00C838B1" w:rsidRPr="006410FA" w:rsidRDefault="00C838B1" w:rsidP="00C838B1">
      <w:pPr>
        <w:autoSpaceDE w:val="0"/>
        <w:autoSpaceDN w:val="0"/>
        <w:adjustRightInd w:val="0"/>
        <w:spacing w:line="480" w:lineRule="auto"/>
        <w:rPr>
          <w:b/>
          <w:bCs/>
        </w:rPr>
      </w:pPr>
      <w:r w:rsidRPr="00701460">
        <w:rPr>
          <w:rFonts w:eastAsia="MS Mincho"/>
        </w:rPr>
        <w:t xml:space="preserve">Heterogeneity was assessed using </w:t>
      </w:r>
      <w:r w:rsidRPr="00701460">
        <w:t xml:space="preserve">I² and χ² statistics. A meta-analysis showing tolerable heterogeneity (I² values &lt; 30% and Chi Square </w:t>
      </w:r>
      <w:r w:rsidRPr="00701460">
        <w:rPr>
          <w:i/>
        </w:rPr>
        <w:t>p</w:t>
      </w:r>
      <w:r w:rsidRPr="00701460">
        <w:t xml:space="preserve"> values &gt;.10) will be analyzed using fixed effects models, and studies beyond these limits will be analyzed using random effects models.</w:t>
      </w:r>
    </w:p>
    <w:p w:rsidR="00C838B1" w:rsidRPr="006410FA" w:rsidRDefault="004B6AC1" w:rsidP="00C838B1">
      <w:pPr>
        <w:spacing w:line="480" w:lineRule="auto"/>
        <w:rPr>
          <w:b/>
          <w:i/>
        </w:rPr>
      </w:pPr>
      <w:r>
        <w:rPr>
          <w:b/>
          <w:i/>
        </w:rPr>
        <w:t xml:space="preserve">3.2 </w:t>
      </w:r>
      <w:r>
        <w:rPr>
          <w:b/>
          <w:i/>
          <w:color w:val="000000"/>
        </w:rPr>
        <w:t>M</w:t>
      </w:r>
      <w:r w:rsidR="00C838B1" w:rsidRPr="00701460">
        <w:rPr>
          <w:b/>
          <w:i/>
          <w:color w:val="000000"/>
        </w:rPr>
        <w:t xml:space="preserve">eta-analyses </w:t>
      </w:r>
    </w:p>
    <w:p w:rsidR="00C838B1" w:rsidRPr="006410FA" w:rsidRDefault="00C838B1" w:rsidP="00C838B1">
      <w:pPr>
        <w:spacing w:line="480" w:lineRule="auto"/>
      </w:pPr>
      <w:r w:rsidRPr="00701460">
        <w:t>The meta-analysis found that boys played with male-typed toys more than girls did (</w:t>
      </w:r>
      <w:r w:rsidRPr="00701460">
        <w:rPr>
          <w:bCs/>
        </w:rPr>
        <w:t xml:space="preserve">Figure 2a). </w:t>
      </w:r>
      <w:r w:rsidRPr="00701460">
        <w:t xml:space="preserve">The effect size of this difference was large (Cohen’s </w:t>
      </w:r>
      <w:r w:rsidRPr="00701460">
        <w:rPr>
          <w:i/>
        </w:rPr>
        <w:t>d</w:t>
      </w:r>
      <w:r w:rsidRPr="00701460">
        <w:t xml:space="preserve"> =</w:t>
      </w:r>
      <w:proofErr w:type="gramStart"/>
      <w:r w:rsidRPr="00701460">
        <w:t>1.03 ;</w:t>
      </w:r>
      <w:proofErr w:type="gramEnd"/>
      <w:r w:rsidRPr="00701460">
        <w:t xml:space="preserve"> </w:t>
      </w:r>
      <w:r w:rsidRPr="00701460">
        <w:rPr>
          <w:i/>
        </w:rPr>
        <w:t>p</w:t>
      </w:r>
      <w:r w:rsidRPr="00701460">
        <w:t xml:space="preserve"> &lt; .0001) and girls played </w:t>
      </w:r>
      <w:r w:rsidRPr="00701460">
        <w:lastRenderedPageBreak/>
        <w:t>with female-typed toys more than boys did (</w:t>
      </w:r>
      <w:r w:rsidRPr="00701460">
        <w:rPr>
          <w:bCs/>
        </w:rPr>
        <w:t xml:space="preserve">Figure 2b). </w:t>
      </w:r>
      <w:r w:rsidRPr="00701460">
        <w:t xml:space="preserve">The effect size of this difference was large (Cohen’s </w:t>
      </w:r>
      <w:r w:rsidRPr="00701460">
        <w:rPr>
          <w:i/>
        </w:rPr>
        <w:t>d</w:t>
      </w:r>
      <w:r w:rsidRPr="00701460">
        <w:t xml:space="preserve"> = -</w:t>
      </w:r>
      <w:proofErr w:type="gramStart"/>
      <w:r w:rsidRPr="00701460">
        <w:t>0.91 ;</w:t>
      </w:r>
      <w:proofErr w:type="gramEnd"/>
      <w:r w:rsidRPr="00701460">
        <w:t xml:space="preserve"> p&lt;.0001).</w:t>
      </w:r>
    </w:p>
    <w:p w:rsidR="00C838B1" w:rsidRPr="006410FA" w:rsidRDefault="00C838B1" w:rsidP="00C838B1">
      <w:pPr>
        <w:autoSpaceDE w:val="0"/>
        <w:autoSpaceDN w:val="0"/>
        <w:adjustRightInd w:val="0"/>
        <w:spacing w:line="480" w:lineRule="auto"/>
        <w:rPr>
          <w:bCs/>
        </w:rPr>
      </w:pPr>
      <w:r w:rsidRPr="00701460">
        <w:rPr>
          <w:bCs/>
        </w:rPr>
        <w:t>[Figures 2a &amp; 2b here]</w:t>
      </w:r>
    </w:p>
    <w:p w:rsidR="00C838B1" w:rsidRPr="006410FA" w:rsidRDefault="00C838B1" w:rsidP="004B6AC1">
      <w:pPr>
        <w:spacing w:line="480" w:lineRule="auto"/>
        <w:ind w:firstLine="720"/>
      </w:pPr>
      <w:r w:rsidRPr="00701460">
        <w:t xml:space="preserve">In interpreting Figures 2a and 2b, a minus sign in front of the </w:t>
      </w:r>
      <w:r w:rsidRPr="00701460">
        <w:rPr>
          <w:i/>
        </w:rPr>
        <w:t>d</w:t>
      </w:r>
      <w:r w:rsidRPr="00701460">
        <w:t xml:space="preserve"> value indicates that girls engaged in playing with the toy more than boys did, and a plus sign in front of the </w:t>
      </w:r>
      <w:r w:rsidRPr="00701460">
        <w:rPr>
          <w:i/>
        </w:rPr>
        <w:t>d</w:t>
      </w:r>
      <w:r w:rsidRPr="00701460">
        <w:t xml:space="preserve"> value indicates that boys engaged in playing with the toy more than girls did. Thus, in Figure 2a, showing the results of playing with male-typed toys, where </w:t>
      </w:r>
      <w:r w:rsidRPr="00701460">
        <w:rPr>
          <w:i/>
        </w:rPr>
        <w:t>d</w:t>
      </w:r>
      <w:r w:rsidRPr="00701460">
        <w:t xml:space="preserve"> = [+</w:t>
      </w:r>
      <w:proofErr w:type="gramStart"/>
      <w:r w:rsidRPr="00701460">
        <w:t>]1.03</w:t>
      </w:r>
      <w:proofErr w:type="gramEnd"/>
      <w:r w:rsidRPr="00701460">
        <w:t xml:space="preserve">, this means that boys played with male-typed toys more than girls did. </w:t>
      </w:r>
    </w:p>
    <w:p w:rsidR="00C838B1" w:rsidRPr="006410FA" w:rsidRDefault="00C838B1" w:rsidP="004B6AC1">
      <w:pPr>
        <w:autoSpaceDE w:val="0"/>
        <w:autoSpaceDN w:val="0"/>
        <w:adjustRightInd w:val="0"/>
        <w:spacing w:line="480" w:lineRule="auto"/>
        <w:ind w:firstLine="720"/>
        <w:rPr>
          <w:bCs/>
        </w:rPr>
      </w:pPr>
      <w:r w:rsidRPr="00701460">
        <w:rPr>
          <w:bCs/>
        </w:rPr>
        <w:t>There was substantial heterogeneity (</w:t>
      </w:r>
      <w:r w:rsidRPr="00701460">
        <w:t xml:space="preserve">I² &gt; 70%) so the random effects model was used. Figures 2a and 2b and Table 3 show that there were large sex differences in toy preference. </w:t>
      </w:r>
    </w:p>
    <w:p w:rsidR="00C838B1" w:rsidRPr="002B3D85" w:rsidRDefault="00C838B1" w:rsidP="00C838B1">
      <w:pPr>
        <w:pStyle w:val="Default"/>
        <w:rPr>
          <w:rFonts w:ascii="Times New Roman" w:hAnsi="Times New Roman" w:cs="Times New Roman"/>
        </w:rPr>
      </w:pPr>
      <w:r w:rsidRPr="002B3D85">
        <w:rPr>
          <w:rFonts w:ascii="Times New Roman" w:hAnsi="Times New Roman" w:cs="Times New Roman"/>
          <w:color w:val="auto"/>
        </w:rPr>
        <w:t>[</w:t>
      </w:r>
      <w:r w:rsidRPr="002B3D85">
        <w:rPr>
          <w:rFonts w:ascii="Times New Roman" w:hAnsi="Times New Roman" w:cs="Times New Roman"/>
        </w:rPr>
        <w:t>Table 3 here]</w:t>
      </w:r>
    </w:p>
    <w:p w:rsidR="00C838B1" w:rsidRPr="002B3D85" w:rsidRDefault="00C838B1" w:rsidP="00C838B1">
      <w:pPr>
        <w:pStyle w:val="Default"/>
        <w:jc w:val="center"/>
        <w:rPr>
          <w:rFonts w:ascii="Times New Roman" w:hAnsi="Times New Roman" w:cs="Times New Roman"/>
          <w:b/>
        </w:rPr>
      </w:pPr>
    </w:p>
    <w:p w:rsidR="00C838B1" w:rsidRPr="002B3D85" w:rsidRDefault="004B6AC1" w:rsidP="004B6AC1">
      <w:pPr>
        <w:pStyle w:val="Default"/>
        <w:ind w:firstLine="0"/>
        <w:rPr>
          <w:rFonts w:ascii="Times New Roman" w:hAnsi="Times New Roman" w:cs="Times New Roman"/>
          <w:b/>
        </w:rPr>
      </w:pPr>
      <w:r>
        <w:rPr>
          <w:rFonts w:ascii="Times New Roman" w:hAnsi="Times New Roman" w:cs="Times New Roman"/>
          <w:b/>
        </w:rPr>
        <w:t xml:space="preserve">3.3 </w:t>
      </w:r>
      <w:r w:rsidR="00C838B1" w:rsidRPr="002B3D85">
        <w:rPr>
          <w:rFonts w:ascii="Times New Roman" w:hAnsi="Times New Roman" w:cs="Times New Roman"/>
          <w:b/>
        </w:rPr>
        <w:t>Meta-Regression</w:t>
      </w:r>
    </w:p>
    <w:p w:rsidR="00C838B1" w:rsidRPr="002B3D85" w:rsidRDefault="00C838B1" w:rsidP="00C838B1">
      <w:pPr>
        <w:pStyle w:val="Default"/>
        <w:rPr>
          <w:rFonts w:ascii="Times New Roman" w:eastAsia="Times New Roman" w:hAnsi="Times New Roman" w:cs="Times New Roman"/>
          <w:lang w:eastAsia="en-GB"/>
        </w:rPr>
      </w:pPr>
      <w:r w:rsidRPr="002B3D85">
        <w:rPr>
          <w:rFonts w:ascii="Times New Roman" w:hAnsi="Times New Roman" w:cs="Times New Roman"/>
        </w:rPr>
        <w:t xml:space="preserve">A random-effects meta-regression was performed on the data using </w:t>
      </w:r>
      <w:proofErr w:type="spellStart"/>
      <w:r w:rsidRPr="002B3D85">
        <w:rPr>
          <w:rFonts w:ascii="Times New Roman" w:hAnsi="Times New Roman" w:cs="Times New Roman"/>
        </w:rPr>
        <w:t>Stata’s</w:t>
      </w:r>
      <w:proofErr w:type="spellEnd"/>
      <w:r w:rsidRPr="002B3D85">
        <w:rPr>
          <w:rFonts w:ascii="Times New Roman" w:hAnsi="Times New Roman" w:cs="Times New Roman"/>
        </w:rPr>
        <w:t xml:space="preserve"> </w:t>
      </w:r>
      <w:proofErr w:type="spellStart"/>
      <w:r w:rsidRPr="002B3D85">
        <w:rPr>
          <w:rFonts w:ascii="Times New Roman" w:hAnsi="Times New Roman" w:cs="Times New Roman"/>
          <w:i/>
        </w:rPr>
        <w:t>metareg</w:t>
      </w:r>
      <w:proofErr w:type="spellEnd"/>
      <w:r w:rsidRPr="002B3D85">
        <w:rPr>
          <w:rFonts w:ascii="Times New Roman" w:hAnsi="Times New Roman" w:cs="Times New Roman"/>
        </w:rPr>
        <w:t xml:space="preserve"> command. A random effects model was chosen not only because of the heterogeneity seen in Table 4 but also because the random effects model generally reduces the chance of Type 1 error in meta-regression analysis </w:t>
      </w:r>
      <w:r w:rsidR="00067FA4" w:rsidRPr="002B3D85">
        <w:rPr>
          <w:rFonts w:ascii="Times New Roman" w:hAnsi="Times New Roman" w:cs="Times New Roman"/>
        </w:rPr>
        <w:fldChar w:fldCharType="begin"/>
      </w:r>
      <w:r w:rsidRPr="002B3D85">
        <w:rPr>
          <w:rFonts w:ascii="Times New Roman" w:hAnsi="Times New Roman" w:cs="Times New Roman"/>
        </w:rPr>
        <w:instrText xml:space="preserve"> ADDIN ZOTERO_ITEM CSL_CITATION {"citationID":"2mlsjp68l3","properties":{"formattedCitation":"(Harbord &amp; Higgins, 2008)","plainCitation":"(Harbord &amp; Higgins, 2008)"},"citationItems":[{"id":217,"uris":["http://zotero.org/users/local/68R3OVFr/items/4KQ5D6VA"],"uri":["http://zotero.org/users/local/68R3OVFr/items/4KQ5D6VA"],"itemData":{"id":217,"type":"article-journal","title":"Meta-regression in Stata","container-title":"Meta","page":"493–519","volume":"8","issue":"4","source":"Google Scholar","author":[{"family":"Harbord","given":"Roger M."},{"family":"Higgins","given":"J. P."}],"issued":{"date-parts":[["2008"]]},"accessed":{"date-parts":[["2015",6,10]]}}}],"schema":"https://github.com/citation-style-language/schema/raw/master/csl-citation.json"} </w:instrText>
      </w:r>
      <w:r w:rsidR="00067FA4" w:rsidRPr="002B3D85">
        <w:rPr>
          <w:rFonts w:ascii="Times New Roman" w:hAnsi="Times New Roman" w:cs="Times New Roman"/>
        </w:rPr>
        <w:fldChar w:fldCharType="separate"/>
      </w:r>
      <w:r w:rsidRPr="002B3D85">
        <w:rPr>
          <w:rFonts w:ascii="Times New Roman" w:hAnsi="Times New Roman" w:cs="Times New Roman"/>
        </w:rPr>
        <w:t>(Harbord &amp; Higgins, 2008)</w:t>
      </w:r>
      <w:r w:rsidR="00067FA4" w:rsidRPr="002B3D85">
        <w:rPr>
          <w:rFonts w:ascii="Times New Roman" w:hAnsi="Times New Roman" w:cs="Times New Roman"/>
        </w:rPr>
        <w:fldChar w:fldCharType="end"/>
      </w:r>
      <w:r w:rsidRPr="002B3D85">
        <w:rPr>
          <w:rFonts w:ascii="Times New Roman" w:hAnsi="Times New Roman" w:cs="Times New Roman"/>
        </w:rPr>
        <w:t xml:space="preserve">. The two criterion variables were sex difference in play with ‘male-typed’ toys and ‘female-typed’ toys, and the six predictors were: (a) </w:t>
      </w:r>
      <w:r w:rsidRPr="002B3D85">
        <w:rPr>
          <w:rFonts w:ascii="Times New Roman" w:eastAsia="Times New Roman" w:hAnsi="Times New Roman" w:cs="Times New Roman"/>
          <w:lang w:eastAsia="en-GB"/>
        </w:rPr>
        <w:t xml:space="preserve">the </w:t>
      </w:r>
      <w:r w:rsidRPr="002B3D85">
        <w:rPr>
          <w:rFonts w:ascii="Times New Roman" w:hAnsi="Times New Roman" w:cs="Times New Roman"/>
        </w:rPr>
        <w:t>age of the child in month</w:t>
      </w:r>
      <w:ins w:id="0" w:author="Todd" w:date="2017-11-10T14:03:00Z">
        <w:r w:rsidR="004B6AC1">
          <w:rPr>
            <w:rFonts w:ascii="Times New Roman" w:hAnsi="Times New Roman" w:cs="Times New Roman"/>
          </w:rPr>
          <w:t>s</w:t>
        </w:r>
      </w:ins>
      <w:r>
        <w:rPr>
          <w:rFonts w:ascii="Times New Roman" w:hAnsi="Times New Roman" w:cs="Times New Roman"/>
        </w:rPr>
        <w:t>;</w:t>
      </w:r>
      <w:r w:rsidRPr="002B3D85">
        <w:rPr>
          <w:rFonts w:ascii="Times New Roman" w:eastAsia="Times New Roman" w:hAnsi="Times New Roman" w:cs="Times New Roman"/>
          <w:lang w:eastAsia="en-GB"/>
        </w:rPr>
        <w:t xml:space="preserve"> (b) </w:t>
      </w:r>
      <w:r w:rsidRPr="002B3D85">
        <w:rPr>
          <w:rFonts w:ascii="Times New Roman" w:hAnsi="Times New Roman" w:cs="Times New Roman"/>
        </w:rPr>
        <w:t>the presence of parent (</w:t>
      </w:r>
      <w:r w:rsidRPr="002B3D85">
        <w:rPr>
          <w:rFonts w:ascii="Times New Roman" w:eastAsia="Times New Roman" w:hAnsi="Times New Roman" w:cs="Times New Roman"/>
          <w:lang w:eastAsia="en-GB"/>
        </w:rPr>
        <w:t>1 = absent; 2 = minimal interaction; 3 = moderate or full interaction)</w:t>
      </w:r>
      <w:r>
        <w:rPr>
          <w:rFonts w:ascii="Times New Roman" w:eastAsia="Times New Roman" w:hAnsi="Times New Roman" w:cs="Times New Roman"/>
          <w:lang w:eastAsia="en-GB"/>
        </w:rPr>
        <w:t>;</w:t>
      </w:r>
      <w:r w:rsidRPr="002B3D85">
        <w:rPr>
          <w:rFonts w:ascii="Times New Roman" w:eastAsia="Times New Roman" w:hAnsi="Times New Roman" w:cs="Times New Roman"/>
          <w:lang w:eastAsia="en-GB"/>
        </w:rPr>
        <w:t xml:space="preserve"> (c) setting of study (1= home; 2 = lab; 3 = nursery)</w:t>
      </w:r>
      <w:r>
        <w:rPr>
          <w:rFonts w:ascii="Times New Roman" w:eastAsia="Times New Roman" w:hAnsi="Times New Roman" w:cs="Times New Roman"/>
          <w:lang w:eastAsia="en-GB"/>
        </w:rPr>
        <w:t>;</w:t>
      </w:r>
      <w:r w:rsidRPr="002B3D85">
        <w:rPr>
          <w:rFonts w:ascii="Times New Roman" w:eastAsia="Times New Roman" w:hAnsi="Times New Roman" w:cs="Times New Roman"/>
          <w:lang w:eastAsia="en-GB"/>
        </w:rPr>
        <w:t xml:space="preserve"> (d) how gender-egalitarian the country was at the time the study took place</w:t>
      </w:r>
      <w:r>
        <w:rPr>
          <w:rFonts w:ascii="Times New Roman" w:eastAsia="Times New Roman" w:hAnsi="Times New Roman" w:cs="Times New Roman"/>
          <w:lang w:eastAsia="en-GB"/>
        </w:rPr>
        <w:t>;</w:t>
      </w:r>
      <w:r w:rsidRPr="002B3D85">
        <w:rPr>
          <w:rFonts w:ascii="Times New Roman" w:eastAsia="Times New Roman" w:hAnsi="Times New Roman" w:cs="Times New Roman"/>
          <w:lang w:eastAsia="en-GB"/>
        </w:rPr>
        <w:t xml:space="preserve"> (e) years since publication</w:t>
      </w:r>
      <w:r>
        <w:rPr>
          <w:rFonts w:ascii="Times New Roman" w:eastAsia="Times New Roman" w:hAnsi="Times New Roman" w:cs="Times New Roman"/>
          <w:lang w:eastAsia="en-GB"/>
        </w:rPr>
        <w:t>;</w:t>
      </w:r>
      <w:r w:rsidRPr="002B3D85">
        <w:rPr>
          <w:rFonts w:ascii="Times New Roman" w:eastAsia="Times New Roman" w:hAnsi="Times New Roman" w:cs="Times New Roman"/>
          <w:lang w:eastAsia="en-GB"/>
        </w:rPr>
        <w:t xml:space="preserve"> and (f) whether or not ‘gender–neutral’ as well as ‘gender-typed’ toys were included in the study. </w:t>
      </w:r>
    </w:p>
    <w:p w:rsidR="00C838B1" w:rsidRPr="002B3D85" w:rsidRDefault="00C838B1" w:rsidP="00C838B1">
      <w:pPr>
        <w:pStyle w:val="Default"/>
        <w:rPr>
          <w:rFonts w:ascii="Times New Roman" w:hAnsi="Times New Roman" w:cs="Times New Roman"/>
        </w:rPr>
      </w:pPr>
      <w:r w:rsidRPr="002B3D85">
        <w:rPr>
          <w:rFonts w:ascii="Times New Roman" w:hAnsi="Times New Roman" w:cs="Times New Roman"/>
          <w:color w:val="auto"/>
        </w:rPr>
        <w:t>[</w:t>
      </w:r>
      <w:r w:rsidRPr="002B3D85">
        <w:rPr>
          <w:rFonts w:ascii="Times New Roman" w:hAnsi="Times New Roman" w:cs="Times New Roman"/>
        </w:rPr>
        <w:t>Table 4 here]</w:t>
      </w:r>
    </w:p>
    <w:p w:rsidR="00C838B1" w:rsidRPr="002B3D85" w:rsidRDefault="00C838B1" w:rsidP="00C838B1">
      <w:pPr>
        <w:pStyle w:val="Default"/>
        <w:rPr>
          <w:rFonts w:ascii="Times New Roman" w:hAnsi="Times New Roman" w:cs="Times New Roman"/>
        </w:rPr>
      </w:pPr>
      <w:r w:rsidRPr="002B3D85">
        <w:rPr>
          <w:rFonts w:ascii="Times New Roman" w:hAnsi="Times New Roman" w:cs="Times New Roman"/>
        </w:rPr>
        <w:lastRenderedPageBreak/>
        <w:t>Table 4 shows that, for male-typed toys,</w:t>
      </w:r>
      <w:r w:rsidRPr="002B3D85" w:rsidDel="00D36F6B">
        <w:rPr>
          <w:rFonts w:ascii="Times New Roman" w:hAnsi="Times New Roman" w:cs="Times New Roman"/>
        </w:rPr>
        <w:t xml:space="preserve"> </w:t>
      </w:r>
      <w:r w:rsidRPr="002B3D85">
        <w:rPr>
          <w:rFonts w:ascii="Times New Roman" w:hAnsi="Times New Roman" w:cs="Times New Roman"/>
        </w:rPr>
        <w:t xml:space="preserve">the covariates predicted only </w:t>
      </w:r>
      <w:r>
        <w:rPr>
          <w:rFonts w:ascii="Times New Roman" w:hAnsi="Times New Roman" w:cs="Times New Roman"/>
        </w:rPr>
        <w:t>11</w:t>
      </w:r>
      <w:r w:rsidRPr="002B3D85">
        <w:rPr>
          <w:rFonts w:ascii="Times New Roman" w:hAnsi="Times New Roman" w:cs="Times New Roman"/>
        </w:rPr>
        <w:t>.</w:t>
      </w:r>
      <w:r>
        <w:rPr>
          <w:rFonts w:ascii="Times New Roman" w:hAnsi="Times New Roman" w:cs="Times New Roman"/>
        </w:rPr>
        <w:t>51</w:t>
      </w:r>
      <w:r w:rsidRPr="002B3D85">
        <w:rPr>
          <w:rFonts w:ascii="Times New Roman" w:hAnsi="Times New Roman" w:cs="Times New Roman"/>
        </w:rPr>
        <w:t xml:space="preserve">% of the variation in the sex difference in time played with </w:t>
      </w:r>
      <w:r w:rsidRPr="002B3D85">
        <w:rPr>
          <w:rFonts w:ascii="Times New Roman" w:hAnsi="Times New Roman" w:cs="Times New Roman"/>
          <w:bCs/>
        </w:rPr>
        <w:t>‘male-typed’</w:t>
      </w:r>
      <w:r w:rsidRPr="002B3D85">
        <w:rPr>
          <w:rFonts w:ascii="Times New Roman" w:hAnsi="Times New Roman" w:cs="Times New Roman"/>
        </w:rPr>
        <w:t xml:space="preserve"> toys, and the model as a whole did not perform significantly better than chance (</w:t>
      </w:r>
      <w:r w:rsidRPr="002B3D85">
        <w:rPr>
          <w:rFonts w:ascii="Times New Roman" w:hAnsi="Times New Roman" w:cs="Times New Roman"/>
          <w:i/>
        </w:rPr>
        <w:t>F</w:t>
      </w:r>
      <w:r w:rsidRPr="002B3D85">
        <w:rPr>
          <w:rFonts w:ascii="Times New Roman" w:hAnsi="Times New Roman" w:cs="Times New Roman"/>
        </w:rPr>
        <w:t>(6,1</w:t>
      </w:r>
      <w:r>
        <w:rPr>
          <w:rFonts w:ascii="Times New Roman" w:hAnsi="Times New Roman" w:cs="Times New Roman"/>
        </w:rPr>
        <w:t>9</w:t>
      </w:r>
      <w:r w:rsidRPr="002B3D85">
        <w:rPr>
          <w:rFonts w:ascii="Times New Roman" w:hAnsi="Times New Roman" w:cs="Times New Roman"/>
        </w:rPr>
        <w:t>) =</w:t>
      </w:r>
      <w:r>
        <w:rPr>
          <w:rFonts w:ascii="Times New Roman" w:hAnsi="Times New Roman" w:cs="Times New Roman"/>
        </w:rPr>
        <w:t xml:space="preserve"> 1.30</w:t>
      </w:r>
      <w:r w:rsidRPr="002B3D85">
        <w:rPr>
          <w:rFonts w:ascii="Times New Roman" w:hAnsi="Times New Roman" w:cs="Times New Roman"/>
        </w:rPr>
        <w:t xml:space="preserve">, </w:t>
      </w:r>
      <w:r w:rsidRPr="002B3D85">
        <w:rPr>
          <w:rFonts w:ascii="Times New Roman" w:hAnsi="Times New Roman" w:cs="Times New Roman"/>
          <w:i/>
        </w:rPr>
        <w:t>p</w:t>
      </w:r>
      <w:r w:rsidRPr="002B3D85">
        <w:rPr>
          <w:rFonts w:ascii="Times New Roman" w:hAnsi="Times New Roman" w:cs="Times New Roman"/>
        </w:rPr>
        <w:t xml:space="preserve"> = .</w:t>
      </w:r>
      <w:r>
        <w:rPr>
          <w:rFonts w:ascii="Times New Roman" w:hAnsi="Times New Roman" w:cs="Times New Roman"/>
        </w:rPr>
        <w:t>301</w:t>
      </w:r>
      <w:r w:rsidRPr="002B3D85">
        <w:rPr>
          <w:rFonts w:ascii="Times New Roman" w:hAnsi="Times New Roman" w:cs="Times New Roman"/>
        </w:rPr>
        <w:t>). In this model none of the predictors were significant. The strongest predictor was Age, but was non-significant (</w:t>
      </w:r>
      <w:r w:rsidRPr="002B3D85">
        <w:rPr>
          <w:rFonts w:ascii="Times New Roman" w:hAnsi="Times New Roman" w:cs="Times New Roman"/>
          <w:i/>
        </w:rPr>
        <w:t>t</w:t>
      </w:r>
      <w:r w:rsidRPr="002B3D85">
        <w:rPr>
          <w:rFonts w:ascii="Times New Roman" w:hAnsi="Times New Roman" w:cs="Times New Roman"/>
        </w:rPr>
        <w:t xml:space="preserve"> = 1.7</w:t>
      </w:r>
      <w:r>
        <w:rPr>
          <w:rFonts w:ascii="Times New Roman" w:hAnsi="Times New Roman" w:cs="Times New Roman"/>
        </w:rPr>
        <w:t>7</w:t>
      </w:r>
      <w:r w:rsidRPr="002B3D85">
        <w:rPr>
          <w:rFonts w:ascii="Times New Roman" w:hAnsi="Times New Roman" w:cs="Times New Roman"/>
        </w:rPr>
        <w:t xml:space="preserve">, </w:t>
      </w:r>
      <w:r w:rsidRPr="002B3D85">
        <w:rPr>
          <w:rFonts w:ascii="Times New Roman" w:hAnsi="Times New Roman" w:cs="Times New Roman"/>
          <w:i/>
        </w:rPr>
        <w:t>p</w:t>
      </w:r>
      <w:r w:rsidRPr="002B3D85">
        <w:rPr>
          <w:rFonts w:ascii="Times New Roman" w:hAnsi="Times New Roman" w:cs="Times New Roman"/>
        </w:rPr>
        <w:t xml:space="preserve"> = .</w:t>
      </w:r>
      <w:r>
        <w:rPr>
          <w:rFonts w:ascii="Times New Roman" w:hAnsi="Times New Roman" w:cs="Times New Roman"/>
        </w:rPr>
        <w:t>093</w:t>
      </w:r>
      <w:r w:rsidRPr="002B3D85">
        <w:rPr>
          <w:rFonts w:ascii="Times New Roman" w:hAnsi="Times New Roman" w:cs="Times New Roman"/>
        </w:rPr>
        <w:t xml:space="preserve">), indicating that the sex differences in play with </w:t>
      </w:r>
      <w:r w:rsidRPr="002B3D85">
        <w:rPr>
          <w:rFonts w:ascii="Times New Roman" w:hAnsi="Times New Roman" w:cs="Times New Roman"/>
          <w:bCs/>
        </w:rPr>
        <w:t>‘male-typed’</w:t>
      </w:r>
      <w:r w:rsidRPr="002B3D85">
        <w:rPr>
          <w:rFonts w:ascii="Times New Roman" w:hAnsi="Times New Roman" w:cs="Times New Roman"/>
        </w:rPr>
        <w:t xml:space="preserve"> toys become non-significantly larger as children grow older.</w:t>
      </w:r>
    </w:p>
    <w:p w:rsidR="00C838B1" w:rsidRPr="00317C0C" w:rsidRDefault="00C838B1" w:rsidP="00482CE9">
      <w:pPr>
        <w:spacing w:line="480" w:lineRule="auto"/>
        <w:ind w:firstLine="720"/>
      </w:pPr>
      <w:r w:rsidRPr="00701460">
        <w:t xml:space="preserve">For female-typed toys, although the covariates predicted 38.17% of the variation in the sex difference in time played with </w:t>
      </w:r>
      <w:r w:rsidRPr="00701460">
        <w:rPr>
          <w:bCs/>
        </w:rPr>
        <w:t>‘male-typed’</w:t>
      </w:r>
      <w:r w:rsidRPr="00701460">
        <w:t xml:space="preserve"> toys, the model as a whole did not perform significantly better than chance</w:t>
      </w:r>
      <w:r>
        <w:t xml:space="preserve"> </w:t>
      </w:r>
      <w:r w:rsidRPr="00701460">
        <w:t>(</w:t>
      </w:r>
      <w:r w:rsidRPr="00701460">
        <w:rPr>
          <w:i/>
        </w:rPr>
        <w:t>F</w:t>
      </w:r>
      <w:r w:rsidRPr="00701460">
        <w:t xml:space="preserve">(6,19) = 2.55, </w:t>
      </w:r>
      <w:r w:rsidRPr="00701460">
        <w:rPr>
          <w:i/>
        </w:rPr>
        <w:t>p</w:t>
      </w:r>
      <w:r w:rsidRPr="00701460">
        <w:t xml:space="preserve"> = .056). In this model none of the predictors were significant. The strongest predictor was Age, but was non-significant (</w:t>
      </w:r>
      <w:r w:rsidRPr="00701460">
        <w:rPr>
          <w:i/>
        </w:rPr>
        <w:t>t</w:t>
      </w:r>
      <w:r w:rsidRPr="00701460">
        <w:t xml:space="preserve"> = -1.81, </w:t>
      </w:r>
      <w:r w:rsidRPr="00701460">
        <w:rPr>
          <w:i/>
        </w:rPr>
        <w:t>p</w:t>
      </w:r>
      <w:r w:rsidRPr="00701460">
        <w:t xml:space="preserve"> = .086), indicating that the sex difference in play with </w:t>
      </w:r>
      <w:r w:rsidRPr="00701460">
        <w:rPr>
          <w:bCs/>
        </w:rPr>
        <w:t>‘female-typed’</w:t>
      </w:r>
      <w:r w:rsidRPr="00701460">
        <w:t xml:space="preserve"> toys become non-significantly smaller as children grow older.</w:t>
      </w:r>
    </w:p>
    <w:p w:rsidR="00C838B1" w:rsidRPr="002B3D85" w:rsidRDefault="00482CE9" w:rsidP="00482CE9">
      <w:pPr>
        <w:pStyle w:val="Default"/>
        <w:ind w:firstLine="0"/>
        <w:rPr>
          <w:rFonts w:ascii="Times New Roman" w:hAnsi="Times New Roman" w:cs="Times New Roman"/>
          <w:b/>
        </w:rPr>
      </w:pPr>
      <w:r>
        <w:rPr>
          <w:rFonts w:ascii="Times New Roman" w:hAnsi="Times New Roman" w:cs="Times New Roman"/>
          <w:b/>
        </w:rPr>
        <w:t xml:space="preserve">3.4 </w:t>
      </w:r>
      <w:r w:rsidR="00C838B1" w:rsidRPr="002B3D85">
        <w:rPr>
          <w:rFonts w:ascii="Times New Roman" w:hAnsi="Times New Roman" w:cs="Times New Roman"/>
          <w:b/>
        </w:rPr>
        <w:t>Publication Bias</w:t>
      </w:r>
    </w:p>
    <w:p w:rsidR="00C838B1" w:rsidRPr="002B3D85" w:rsidRDefault="00C838B1" w:rsidP="00C838B1">
      <w:pPr>
        <w:pStyle w:val="Default"/>
        <w:rPr>
          <w:rFonts w:ascii="Times New Roman" w:hAnsi="Times New Roman" w:cs="Times New Roman"/>
        </w:rPr>
      </w:pPr>
      <w:r w:rsidRPr="002B3D85">
        <w:rPr>
          <w:rFonts w:ascii="Times New Roman" w:hAnsi="Times New Roman" w:cs="Times New Roman"/>
        </w:rPr>
        <w:t xml:space="preserve">To assess publication bias, funnel plots were created (Figures 3a &amp; 3b). Overall, most of the studies are within the 95% confidence intervals (CIs), despite the fact that study heterogeneity will tend to place the studies beyond these CIs. However, asymmetry is in evidence. The funnel plot of the findings for the sex differences in play with </w:t>
      </w:r>
      <w:r w:rsidRPr="002B3D85">
        <w:rPr>
          <w:rFonts w:ascii="Times New Roman" w:hAnsi="Times New Roman" w:cs="Times New Roman"/>
          <w:bCs/>
        </w:rPr>
        <w:t>‘male-typed’</w:t>
      </w:r>
      <w:r w:rsidRPr="002B3D85">
        <w:rPr>
          <w:rFonts w:ascii="Times New Roman" w:hAnsi="Times New Roman" w:cs="Times New Roman"/>
        </w:rPr>
        <w:t xml:space="preserve"> toys (Figure 3a) is asymmetrical (seen in the tail in the lower right of the plot). The funnel plots for studies with ‘female-typed’ toys (Figure 3b) is similar to Figure 3a, except that the trend in the effect size was in the opposite direction (i.e. the tail is in the lower left) as would be expected from the Forest plots in Figures 2a and 2b. The three main outliers in Figure 3a (from right to left) are </w:t>
      </w:r>
      <w:r w:rsidR="00067FA4" w:rsidRPr="002B3D85">
        <w:rPr>
          <w:rFonts w:ascii="Times New Roman" w:hAnsi="Times New Roman" w:cs="Times New Roman"/>
        </w:rPr>
        <w:fldChar w:fldCharType="begin"/>
      </w:r>
      <w:r w:rsidRPr="002B3D85">
        <w:rPr>
          <w:rFonts w:ascii="Times New Roman" w:hAnsi="Times New Roman" w:cs="Times New Roman"/>
        </w:rPr>
        <w:instrText xml:space="preserve"> ADDIN ZOTERO_ITEM CSL_CITATION {"citationID":"jjm6ln1q2","properties":{"formattedCitation":"(Pasterski et al., 2005)","plainCitation":"(Pasterski et al., 2005)"},"citationItems":[{"id":277,"uris":["http://zotero.org/users/local/68R3OVFr/items/GSM4S4WK"],"uri":["http://zotero.org/users/local/68R3OVFr/items/GSM4S4WK"],"itemData":{"id":277,"type":"article-journal","title":"Prenatal hormones and postnatal socialization by parents as determinants of male-typical toy play in girls with congenital adrenal hyperplasia","container-title":"Child development","page":"264–278","volume":"76","issue":"1","source":"Google Scholar","author":[{"family":"Pasterski","given":"Vickie L."},{"family":"Geffner","given":"Mitchell E."},{"family":"Brain","given":"Caroline"},{"family":"Hindmarsh","given":"Peter"},{"family":"Brook","given":"Charles"},{"family":"Hines","given":"Melissa"}],"issued":{"date-parts":[["2005"]]},"accessed":{"date-parts":[["2015",6,10]]}}}],"schema":"https://github.com/citation-style-language/schema/raw/master/csl-citation.json"} </w:instrText>
      </w:r>
      <w:r w:rsidR="00067FA4" w:rsidRPr="002B3D85">
        <w:rPr>
          <w:rFonts w:ascii="Times New Roman" w:hAnsi="Times New Roman" w:cs="Times New Roman"/>
        </w:rPr>
        <w:fldChar w:fldCharType="separate"/>
      </w:r>
      <w:r w:rsidRPr="002B3D85">
        <w:rPr>
          <w:rFonts w:ascii="Times New Roman" w:hAnsi="Times New Roman" w:cs="Times New Roman"/>
        </w:rPr>
        <w:t>Pasterski et al., (2005; with father present)</w:t>
      </w:r>
      <w:r w:rsidR="00067FA4" w:rsidRPr="002B3D85">
        <w:rPr>
          <w:rFonts w:ascii="Times New Roman" w:hAnsi="Times New Roman" w:cs="Times New Roman"/>
        </w:rPr>
        <w:fldChar w:fldCharType="end"/>
      </w:r>
      <w:r w:rsidRPr="002B3D85">
        <w:rPr>
          <w:rFonts w:ascii="Times New Roman" w:hAnsi="Times New Roman" w:cs="Times New Roman"/>
        </w:rPr>
        <w:t>,</w:t>
      </w:r>
      <w:r w:rsidR="00067FA4" w:rsidRPr="002B3D85">
        <w:rPr>
          <w:rFonts w:ascii="Times New Roman" w:hAnsi="Times New Roman" w:cs="Times New Roman"/>
        </w:rPr>
        <w:fldChar w:fldCharType="begin"/>
      </w:r>
      <w:r w:rsidRPr="002B3D85">
        <w:rPr>
          <w:rFonts w:ascii="Times New Roman" w:hAnsi="Times New Roman" w:cs="Times New Roman"/>
        </w:rPr>
        <w:instrText xml:space="preserve"> ADDIN ZOTERO_ITEM CSL_CITATION {"citationID":"he3c0lieo","properties":{"formattedCitation":"(Todd et al., in review)","plainCitation":"(Todd et al., in review)"},"citationItems":[{"id":363,"uris":["http://zotero.org/users/local/68R3OVFr/items/8SFCZRQH"],"uri":["http://zotero.org/users/local/68R3OVFr/items/8SFCZRQH"],"itemData":{"id":363,"type":"article-journal","title":"Preferences for sex-typed toys in boys and girls aged nine to 32 months","author":[{"family":"Todd","given":"Brenda"},{"family":"Thommessen","given":"Sarah A O"},{"family":"Barry","given":"John A."}],"issued":{"literal":"in review"}}}],"schema":"https://github.com/citation-style-language/schema/raw/master/csl-citation.json"} </w:instrText>
      </w:r>
      <w:r w:rsidR="00067FA4" w:rsidRPr="002B3D85">
        <w:rPr>
          <w:rFonts w:ascii="Times New Roman" w:hAnsi="Times New Roman" w:cs="Times New Roman"/>
        </w:rPr>
        <w:fldChar w:fldCharType="end"/>
      </w:r>
      <w:r w:rsidRPr="002B3D85">
        <w:rPr>
          <w:rFonts w:ascii="Times New Roman" w:hAnsi="Times New Roman" w:cs="Times New Roman"/>
        </w:rPr>
        <w:t xml:space="preserve"> Todd et al. (</w:t>
      </w:r>
      <w:r>
        <w:rPr>
          <w:rFonts w:ascii="Times New Roman" w:hAnsi="Times New Roman" w:cs="Times New Roman"/>
        </w:rPr>
        <w:t>2016</w:t>
      </w:r>
      <w:r w:rsidRPr="002B3D85">
        <w:rPr>
          <w:rFonts w:ascii="Times New Roman" w:hAnsi="Times New Roman" w:cs="Times New Roman"/>
        </w:rPr>
        <w:t xml:space="preserve">; oldest group), and </w:t>
      </w:r>
      <w:r w:rsidR="00067FA4" w:rsidRPr="002B3D85">
        <w:rPr>
          <w:rFonts w:ascii="Times New Roman" w:hAnsi="Times New Roman" w:cs="Times New Roman"/>
        </w:rPr>
        <w:fldChar w:fldCharType="begin"/>
      </w:r>
      <w:r w:rsidRPr="002B3D85">
        <w:rPr>
          <w:rFonts w:ascii="Times New Roman" w:hAnsi="Times New Roman" w:cs="Times New Roman"/>
        </w:rPr>
        <w:instrText xml:space="preserve"> ADDIN ZOTERO_ITEM CSL_CITATION {"citationID":"aa23NJAG","properties":{"formattedCitation":"(Pasterski et al., 2005)","plainCitation":"(Pasterski et al., 2005)"},"citationItems":[{"id":277,"uris":["http://zotero.org/users/local/68R3OVFr/items/GSM4S4WK"],"uri":["http://zotero.org/users/local/68R3OVFr/items/GSM4S4WK"],"itemData":{"id":277,"type":"article-journal","title":"Prenatal hormones and postnatal socialization by parents as determinants of male-typical toy play in girls with congenital adrenal hyperplasia","container-title":"Child development","page":"264–278","volume":"76","issue":"1","source":"Google Scholar","author":[{"family":"Pasterski","given":"Vickie L."},{"family":"Geffner","given":"Mitchell E."},{"family":"Brain","given":"Caroline"},{"family":"Hindmarsh","given":"Peter"},{"family":"Brook","given":"Charles"},{"family":"Hines","given":"Melissa"}],"issued":{"date-parts":[["2005"]]},"accessed":{"date-parts":[["2015",6,10]]}}}],"schema":"https://github.com/citation-style-language/schema/raw/master/csl-citation.json"} </w:instrText>
      </w:r>
      <w:r w:rsidR="00067FA4" w:rsidRPr="002B3D85">
        <w:rPr>
          <w:rFonts w:ascii="Times New Roman" w:hAnsi="Times New Roman" w:cs="Times New Roman"/>
        </w:rPr>
        <w:fldChar w:fldCharType="separate"/>
      </w:r>
      <w:r w:rsidRPr="002B3D85">
        <w:rPr>
          <w:rFonts w:ascii="Times New Roman" w:hAnsi="Times New Roman" w:cs="Times New Roman"/>
        </w:rPr>
        <w:t>Pasterski et al., (2005; child alone)</w:t>
      </w:r>
      <w:r w:rsidR="00067FA4" w:rsidRPr="002B3D85">
        <w:rPr>
          <w:rFonts w:ascii="Times New Roman" w:hAnsi="Times New Roman" w:cs="Times New Roman"/>
        </w:rPr>
        <w:fldChar w:fldCharType="end"/>
      </w:r>
      <w:r w:rsidRPr="002B3D85">
        <w:rPr>
          <w:rFonts w:ascii="Times New Roman" w:hAnsi="Times New Roman" w:cs="Times New Roman"/>
        </w:rPr>
        <w:t xml:space="preserve">, and the </w:t>
      </w:r>
      <w:r>
        <w:rPr>
          <w:rFonts w:ascii="Times New Roman" w:hAnsi="Times New Roman" w:cs="Times New Roman"/>
        </w:rPr>
        <w:t xml:space="preserve">four </w:t>
      </w:r>
      <w:r w:rsidRPr="002B3D85">
        <w:rPr>
          <w:rFonts w:ascii="Times New Roman" w:hAnsi="Times New Roman" w:cs="Times New Roman"/>
        </w:rPr>
        <w:t>main outliers in Figure 3b are Todd et al. (</w:t>
      </w:r>
      <w:r>
        <w:rPr>
          <w:rFonts w:ascii="Times New Roman" w:hAnsi="Times New Roman" w:cs="Times New Roman"/>
        </w:rPr>
        <w:t xml:space="preserve">2016; </w:t>
      </w:r>
      <w:r w:rsidRPr="002B3D85">
        <w:rPr>
          <w:rFonts w:ascii="Times New Roman" w:hAnsi="Times New Roman" w:cs="Times New Roman"/>
        </w:rPr>
        <w:t xml:space="preserve">oldest group; youngest group), </w:t>
      </w:r>
      <w:r w:rsidR="00067FA4" w:rsidRPr="002B3D85">
        <w:rPr>
          <w:rFonts w:ascii="Times New Roman" w:hAnsi="Times New Roman" w:cs="Times New Roman"/>
        </w:rPr>
        <w:fldChar w:fldCharType="begin"/>
      </w:r>
      <w:r w:rsidRPr="002B3D85">
        <w:rPr>
          <w:rFonts w:ascii="Times New Roman" w:hAnsi="Times New Roman" w:cs="Times New Roman"/>
        </w:rPr>
        <w:instrText xml:space="preserve"> ADDIN ZOTERO_ITEM CSL_CITATION {"citationID":"g0hKrwSY","properties":{"formattedCitation":"(Pasterski et al., 2005)","plainCitation":"(Pasterski et al., 2005)"},"citationItems":[{"id":277,"uris":["http://zotero.org/users/local/68R3OVFr/items/GSM4S4WK"],"uri":["http://zotero.org/users/local/68R3OVFr/items/GSM4S4WK"],"itemData":{"id":277,"type":"article-journal","title":"Prenatal hormones and postnatal socialization by parents as determinants of male-typical toy play in girls with congenital adrenal hyperplasia","container-title":"Child development","page":"264–278","volume":"76","issue":"1","source":"Google Scholar","author":[{"family":"Pasterski","given":"Vickie L."},{"family":"Geffner","given":"Mitchell E."},{"family":"Brain","given":"Caroline"},{"family":"Hindmarsh","given":"Peter"},{"family":"Brook","given":"Charles"},{"family":"Hines","given":"Melissa"}],"issued":{"date-parts":[["2005"]]},"accessed":{"date-parts":[["2015",6,10]]}}}],"schema":"https://github.com/citation-style-language/schema/raw/master/csl-citation.json"} </w:instrText>
      </w:r>
      <w:r w:rsidR="00067FA4" w:rsidRPr="002B3D85">
        <w:rPr>
          <w:rFonts w:ascii="Times New Roman" w:hAnsi="Times New Roman" w:cs="Times New Roman"/>
        </w:rPr>
        <w:fldChar w:fldCharType="separate"/>
      </w:r>
      <w:r w:rsidRPr="002B3D85">
        <w:rPr>
          <w:rFonts w:ascii="Times New Roman" w:hAnsi="Times New Roman" w:cs="Times New Roman"/>
        </w:rPr>
        <w:t>Pasterski et al., (2005; child alone)</w:t>
      </w:r>
      <w:r w:rsidR="00067FA4" w:rsidRPr="002B3D85">
        <w:rPr>
          <w:rFonts w:ascii="Times New Roman" w:hAnsi="Times New Roman" w:cs="Times New Roman"/>
        </w:rPr>
        <w:fldChar w:fldCharType="end"/>
      </w:r>
      <w:r>
        <w:rPr>
          <w:rFonts w:ascii="Times New Roman" w:hAnsi="Times New Roman" w:cs="Times New Roman"/>
        </w:rPr>
        <w:t>, Arthur (2014)</w:t>
      </w:r>
      <w:r w:rsidRPr="002B3D85">
        <w:rPr>
          <w:rFonts w:ascii="Times New Roman" w:hAnsi="Times New Roman" w:cs="Times New Roman"/>
        </w:rPr>
        <w:t xml:space="preserve"> and </w:t>
      </w:r>
      <w:r w:rsidR="00067FA4" w:rsidRPr="002B3D85">
        <w:rPr>
          <w:rFonts w:ascii="Times New Roman" w:hAnsi="Times New Roman" w:cs="Times New Roman"/>
        </w:rPr>
        <w:fldChar w:fldCharType="begin"/>
      </w:r>
      <w:r w:rsidRPr="002B3D85">
        <w:rPr>
          <w:rFonts w:ascii="Times New Roman" w:hAnsi="Times New Roman" w:cs="Times New Roman"/>
        </w:rPr>
        <w:instrText xml:space="preserve"> ADDIN ZOTERO_ITEM CSL_CITATION {"citationID":"1ounvlankj","properties":{"formattedCitation":"(Doering, Zucker, Bradley, &amp; MacIntyre, 1989)","plainCitation":"(Doering, Zucker, Bradley, &amp; MacIntyre, 1989)"},"citationItems":[{"id":194,"uris":["http://zotero.org/users/local/68R3OVFr/items/DXXNIRGC"],"uri":["http://zotero.org/users/local/68R3OVFr/items/DXXNIRGC"],"itemData":{"id":194,"type":"article-journal","title":"Effects of neutral toys on sex-typed play in children with gender identity disorder","container-title":"Journal of abnormal child psychology","page":"563–574","volume":"17","issue":"5","source":"Google Scholar","author":[{"family":"Doering","given":"Robert W."},{"family":"Zucker","given":"Kenneth J."},{"family":"Bradley","given":"Susan J."},{"family":"MacIntyre","given":"Robert B."}],"issued":{"date-parts":[["1989"]]},"accessed":{"date-parts":[["2015",6,10]]}}}],"schema":"https://github.com/citation-style-language/schema/raw/master/csl-citation.json"} </w:instrText>
      </w:r>
      <w:r w:rsidR="00067FA4" w:rsidRPr="002B3D85">
        <w:rPr>
          <w:rFonts w:ascii="Times New Roman" w:hAnsi="Times New Roman" w:cs="Times New Roman"/>
        </w:rPr>
        <w:fldChar w:fldCharType="separate"/>
      </w:r>
      <w:r w:rsidRPr="002B3D85">
        <w:rPr>
          <w:rFonts w:ascii="Times New Roman" w:hAnsi="Times New Roman" w:cs="Times New Roman"/>
        </w:rPr>
        <w:t>Doering, Zucker, Bradley, &amp; MacIntyre (1989)</w:t>
      </w:r>
      <w:r w:rsidR="00067FA4" w:rsidRPr="002B3D85">
        <w:rPr>
          <w:rFonts w:ascii="Times New Roman" w:hAnsi="Times New Roman" w:cs="Times New Roman"/>
        </w:rPr>
        <w:fldChar w:fldCharType="end"/>
      </w:r>
      <w:r w:rsidRPr="002B3D85">
        <w:rPr>
          <w:rFonts w:ascii="Times New Roman" w:hAnsi="Times New Roman" w:cs="Times New Roman"/>
        </w:rPr>
        <w:t xml:space="preserve">. Often asymmetry is caused by </w:t>
      </w:r>
      <w:r w:rsidRPr="002B3D85">
        <w:rPr>
          <w:rFonts w:ascii="Times New Roman" w:hAnsi="Times New Roman" w:cs="Times New Roman"/>
        </w:rPr>
        <w:lastRenderedPageBreak/>
        <w:t>publication bias due to ‘small study effects’ i.e. a bias towards small studies finding large effects and being published. Although many of the groups in this meta-analysis are, technically, small (N &lt; 50) the outlying groups are not small relative to non-outlying groups. However, what the outlying groups all have in common is that they represent either relatively older age groups or relatively younger groups than the non-outlying groups. The NOS scores are not implicated because Table 2 shows that the outlying groups all had scores around the mid-range, either 6 or 7 from a NOS score range of 5 to 8 (</w:t>
      </w:r>
      <w:r w:rsidR="00067FA4" w:rsidRPr="002B3D85">
        <w:rPr>
          <w:rFonts w:ascii="Times New Roman" w:hAnsi="Times New Roman" w:cs="Times New Roman"/>
        </w:rPr>
        <w:fldChar w:fldCharType="begin"/>
      </w:r>
      <w:r w:rsidRPr="002B3D85">
        <w:rPr>
          <w:rFonts w:ascii="Times New Roman" w:hAnsi="Times New Roman" w:cs="Times New Roman"/>
        </w:rPr>
        <w:instrText xml:space="preserve"> ADDIN ZOTERO_ITEM CSL_CITATION {"citationID":"JxFFkvHI","properties":{"formattedCitation":"(Doering et al., 1989)","plainCitation":"(Doering et al., 1989)"},"citationItems":[{"id":194,"uris":["http://zotero.org/users/local/68R3OVFr/items/DXXNIRGC"],"uri":["http://zotero.org/users/local/68R3OVFr/items/DXXNIRGC"],"itemData":{"id":194,"type":"article-journal","title":"Effects of neutral toys on sex-typed play in children with gender identity disorder","container-title":"Journal of abnormal child psychology","page":"563–574","volume":"17","issue":"5","source":"Google Scholar","author":[{"family":"Doering","given":"Robert W."},{"family":"Zucker","given":"Kenneth J."},{"family":"Bradley","given":"Susan J."},{"family":"MacIntyre","given":"Robert B."}],"issued":{"date-parts":[["1989"]]},"accessed":{"date-parts":[["2015",6,10]]}}}],"schema":"https://github.com/citation-style-language/schema/raw/master/csl-citation.json"} </w:instrText>
      </w:r>
      <w:r w:rsidR="00067FA4" w:rsidRPr="002B3D85">
        <w:rPr>
          <w:rFonts w:ascii="Times New Roman" w:hAnsi="Times New Roman" w:cs="Times New Roman"/>
        </w:rPr>
        <w:fldChar w:fldCharType="separate"/>
      </w:r>
      <w:r w:rsidRPr="002B3D85">
        <w:rPr>
          <w:rFonts w:ascii="Times New Roman" w:hAnsi="Times New Roman" w:cs="Times New Roman"/>
        </w:rPr>
        <w:t>Doering et al., 1989</w:t>
      </w:r>
      <w:r w:rsidR="00067FA4" w:rsidRPr="002B3D85">
        <w:rPr>
          <w:rFonts w:ascii="Times New Roman" w:hAnsi="Times New Roman" w:cs="Times New Roman"/>
        </w:rPr>
        <w:fldChar w:fldCharType="end"/>
      </w:r>
      <w:r w:rsidRPr="002B3D85">
        <w:rPr>
          <w:rFonts w:ascii="Times New Roman" w:hAnsi="Times New Roman" w:cs="Times New Roman"/>
        </w:rPr>
        <w:t xml:space="preserve"> = 6; </w:t>
      </w:r>
      <w:r w:rsidR="00067FA4" w:rsidRPr="002B3D85">
        <w:rPr>
          <w:rFonts w:ascii="Times New Roman" w:hAnsi="Times New Roman" w:cs="Times New Roman"/>
        </w:rPr>
        <w:fldChar w:fldCharType="begin"/>
      </w:r>
      <w:r w:rsidRPr="002B3D85">
        <w:rPr>
          <w:rFonts w:ascii="Times New Roman" w:hAnsi="Times New Roman" w:cs="Times New Roman"/>
        </w:rPr>
        <w:instrText xml:space="preserve"> ADDIN ZOTERO_ITEM CSL_CITATION {"citationID":"dmf4QXbz","properties":{"formattedCitation":"(Pasterski et al., 2005)","plainCitation":"(Pasterski et al., 2005)"},"citationItems":[{"id":277,"uris":["http://zotero.org/users/local/68R3OVFr/items/GSM4S4WK"],"uri":["http://zotero.org/users/local/68R3OVFr/items/GSM4S4WK"],"itemData":{"id":277,"type":"article-journal","title":"Prenatal hormones and postnatal socialization by parents as determinants of male-typical toy play in girls with congenital adrenal hyperplasia","container-title":"Child development","page":"264–278","volume":"76","issue":"1","source":"Google Scholar","author":[{"family":"Pasterski","given":"Vickie L."},{"family":"Geffner","given":"Mitchell E."},{"family":"Brain","given":"Caroline"},{"family":"Hindmarsh","given":"Peter"},{"family":"Brook","given":"Charles"},{"family":"Hines","given":"Melissa"}],"issued":{"date-parts":[["2005"]]},"accessed":{"date-parts":[["2015",6,10]]}}}],"schema":"https://github.com/citation-style-language/schema/raw/master/csl-citation.json"} </w:instrText>
      </w:r>
      <w:r w:rsidR="00067FA4" w:rsidRPr="002B3D85">
        <w:rPr>
          <w:rFonts w:ascii="Times New Roman" w:hAnsi="Times New Roman" w:cs="Times New Roman"/>
        </w:rPr>
        <w:fldChar w:fldCharType="separate"/>
      </w:r>
      <w:r w:rsidRPr="002B3D85">
        <w:rPr>
          <w:rFonts w:ascii="Times New Roman" w:hAnsi="Times New Roman" w:cs="Times New Roman"/>
        </w:rPr>
        <w:t>Pasterski et al., 2005</w:t>
      </w:r>
      <w:r w:rsidR="00067FA4" w:rsidRPr="002B3D85">
        <w:rPr>
          <w:rFonts w:ascii="Times New Roman" w:hAnsi="Times New Roman" w:cs="Times New Roman"/>
        </w:rPr>
        <w:fldChar w:fldCharType="end"/>
      </w:r>
      <w:r w:rsidRPr="002B3D85">
        <w:rPr>
          <w:rFonts w:ascii="Times New Roman" w:hAnsi="Times New Roman" w:cs="Times New Roman"/>
        </w:rPr>
        <w:t xml:space="preserve"> = 7;</w:t>
      </w:r>
      <w:r>
        <w:rPr>
          <w:rFonts w:ascii="Times New Roman" w:hAnsi="Times New Roman" w:cs="Times New Roman"/>
        </w:rPr>
        <w:t xml:space="preserve"> Todd et al., 2016 </w:t>
      </w:r>
      <w:r w:rsidRPr="002B3D85">
        <w:rPr>
          <w:rFonts w:ascii="Times New Roman" w:hAnsi="Times New Roman" w:cs="Times New Roman"/>
        </w:rPr>
        <w:t>= 7).</w:t>
      </w:r>
    </w:p>
    <w:p w:rsidR="00C838B1" w:rsidRPr="002B3D85" w:rsidRDefault="00C838B1" w:rsidP="00C838B1">
      <w:pPr>
        <w:pStyle w:val="Default"/>
        <w:rPr>
          <w:rFonts w:ascii="Times New Roman" w:hAnsi="Times New Roman" w:cs="Times New Roman"/>
        </w:rPr>
      </w:pPr>
    </w:p>
    <w:p w:rsidR="00C838B1" w:rsidRPr="002B3D85" w:rsidRDefault="00C838B1" w:rsidP="00C838B1">
      <w:pPr>
        <w:pStyle w:val="Default"/>
        <w:rPr>
          <w:rFonts w:ascii="Times New Roman" w:hAnsi="Times New Roman" w:cs="Times New Roman"/>
        </w:rPr>
      </w:pPr>
      <w:r w:rsidRPr="002B3D85">
        <w:rPr>
          <w:rFonts w:ascii="Times New Roman" w:hAnsi="Times New Roman" w:cs="Times New Roman"/>
        </w:rPr>
        <w:t>[Figures 3a &amp; 3b here]</w:t>
      </w:r>
    </w:p>
    <w:p w:rsidR="00C838B1" w:rsidRPr="002B3D85" w:rsidRDefault="00C838B1" w:rsidP="00C838B1">
      <w:pPr>
        <w:pStyle w:val="Default"/>
        <w:rPr>
          <w:rFonts w:ascii="Times New Roman" w:hAnsi="Times New Roman" w:cs="Times New Roman"/>
        </w:rPr>
      </w:pPr>
    </w:p>
    <w:p w:rsidR="00C838B1" w:rsidRPr="00482CE9" w:rsidRDefault="00482CE9" w:rsidP="00C838B1">
      <w:pPr>
        <w:spacing w:line="480" w:lineRule="auto"/>
        <w:rPr>
          <w:b/>
        </w:rPr>
      </w:pPr>
      <w:r w:rsidRPr="00482CE9">
        <w:rPr>
          <w:b/>
        </w:rPr>
        <w:t xml:space="preserve">3.5 </w:t>
      </w:r>
      <w:r w:rsidR="00C838B1" w:rsidRPr="00482CE9">
        <w:rPr>
          <w:b/>
        </w:rPr>
        <w:t>Analysis of percentage of time played with male-typed toys by boys and girls separately</w:t>
      </w:r>
    </w:p>
    <w:p w:rsidR="00C838B1" w:rsidRPr="002B3D85" w:rsidRDefault="00C838B1" w:rsidP="00C838B1">
      <w:pPr>
        <w:pStyle w:val="NoSpacing"/>
        <w:jc w:val="both"/>
        <w:rPr>
          <w:rFonts w:ascii="Times New Roman" w:hAnsi="Times New Roman"/>
          <w:sz w:val="24"/>
          <w:szCs w:val="24"/>
        </w:rPr>
      </w:pPr>
      <w:r w:rsidRPr="002B3D85">
        <w:rPr>
          <w:rFonts w:ascii="Times New Roman" w:hAnsi="Times New Roman"/>
          <w:sz w:val="24"/>
          <w:szCs w:val="24"/>
        </w:rPr>
        <w:t xml:space="preserve">The meta-regressions did not find any significant predictors of sex difference in toy play. However, in bivariate correlations between toy play and </w:t>
      </w:r>
      <w:r>
        <w:rPr>
          <w:rFonts w:ascii="Times New Roman" w:hAnsi="Times New Roman"/>
          <w:sz w:val="24"/>
          <w:szCs w:val="24"/>
        </w:rPr>
        <w:t>predictor variables s</w:t>
      </w:r>
      <w:r w:rsidRPr="002B3D85">
        <w:rPr>
          <w:rFonts w:ascii="Times New Roman" w:hAnsi="Times New Roman"/>
          <w:sz w:val="24"/>
          <w:szCs w:val="24"/>
        </w:rPr>
        <w:t xml:space="preserve">ome </w:t>
      </w:r>
      <w:r w:rsidRPr="002B3D85">
        <w:rPr>
          <w:rFonts w:ascii="Times New Roman" w:eastAsia="Times New Roman" w:hAnsi="Times New Roman"/>
          <w:sz w:val="24"/>
          <w:szCs w:val="24"/>
          <w:lang w:eastAsia="en-GB"/>
        </w:rPr>
        <w:t xml:space="preserve">of the predictors </w:t>
      </w:r>
      <w:r w:rsidRPr="002B3D85">
        <w:rPr>
          <w:rFonts w:ascii="Times New Roman" w:hAnsi="Times New Roman"/>
          <w:sz w:val="24"/>
          <w:szCs w:val="24"/>
          <w:lang w:val="en-GB"/>
        </w:rPr>
        <w:t xml:space="preserve">showed different patterns of correlations when data from boys and girls were analysed separately. Such differences violate the assumptions for linear regression (homogeneity of regression slopes) and combining data from boys and girls, as in the above meta-regressions, is prone to Type 2 error and may </w:t>
      </w:r>
      <w:r>
        <w:rPr>
          <w:rFonts w:ascii="Times New Roman" w:hAnsi="Times New Roman"/>
          <w:sz w:val="24"/>
          <w:szCs w:val="24"/>
          <w:lang w:val="en-GB"/>
        </w:rPr>
        <w:t xml:space="preserve">result in </w:t>
      </w:r>
      <w:r w:rsidRPr="002B3D85">
        <w:rPr>
          <w:rFonts w:ascii="Times New Roman" w:hAnsi="Times New Roman"/>
          <w:sz w:val="24"/>
          <w:szCs w:val="24"/>
          <w:lang w:val="en-GB"/>
        </w:rPr>
        <w:t xml:space="preserve">null findings. For this reason, in the following section the regressions are performed separately for boys and girls. The outcome in these regressions cannot be ‘sex differences in toy play’ (because toy play cannot be compared by sex in an analysis where boys and girls are assessed separately), so the outcome variable in the following regressions is ‘the percentage of </w:t>
      </w:r>
      <w:r w:rsidRPr="002B3D85">
        <w:rPr>
          <w:rFonts w:ascii="Times New Roman" w:hAnsi="Times New Roman"/>
          <w:sz w:val="24"/>
          <w:szCs w:val="24"/>
        </w:rPr>
        <w:t xml:space="preserve">time played with ‘male-typed’ toys relative to ‘female-typed toys’. Thus, although in the previous section the toy preference was </w:t>
      </w:r>
      <w:proofErr w:type="spellStart"/>
      <w:r w:rsidRPr="002B3D85">
        <w:rPr>
          <w:rFonts w:ascii="Times New Roman" w:hAnsi="Times New Roman"/>
          <w:sz w:val="24"/>
          <w:szCs w:val="24"/>
        </w:rPr>
        <w:t>analysed</w:t>
      </w:r>
      <w:proofErr w:type="spellEnd"/>
      <w:r w:rsidRPr="002B3D85">
        <w:rPr>
          <w:rFonts w:ascii="Times New Roman" w:hAnsi="Times New Roman"/>
          <w:sz w:val="24"/>
          <w:szCs w:val="24"/>
        </w:rPr>
        <w:t xml:space="preserve"> separately for each toy type (combining data from boys and girls), in </w:t>
      </w:r>
      <w:r w:rsidRPr="002B3D85">
        <w:rPr>
          <w:rFonts w:ascii="Times New Roman" w:hAnsi="Times New Roman"/>
          <w:sz w:val="24"/>
          <w:szCs w:val="24"/>
        </w:rPr>
        <w:lastRenderedPageBreak/>
        <w:t xml:space="preserve">the following section toy preference is </w:t>
      </w:r>
      <w:proofErr w:type="spellStart"/>
      <w:r w:rsidRPr="002B3D85">
        <w:rPr>
          <w:rFonts w:ascii="Times New Roman" w:hAnsi="Times New Roman"/>
          <w:sz w:val="24"/>
          <w:szCs w:val="24"/>
        </w:rPr>
        <w:t>analy</w:t>
      </w:r>
      <w:r>
        <w:rPr>
          <w:rFonts w:ascii="Times New Roman" w:hAnsi="Times New Roman"/>
          <w:sz w:val="24"/>
          <w:szCs w:val="24"/>
        </w:rPr>
        <w:t>s</w:t>
      </w:r>
      <w:r w:rsidRPr="002B3D85">
        <w:rPr>
          <w:rFonts w:ascii="Times New Roman" w:hAnsi="Times New Roman"/>
          <w:sz w:val="24"/>
          <w:szCs w:val="24"/>
        </w:rPr>
        <w:t>ed</w:t>
      </w:r>
      <w:proofErr w:type="spellEnd"/>
      <w:r w:rsidRPr="002B3D85">
        <w:rPr>
          <w:rFonts w:ascii="Times New Roman" w:hAnsi="Times New Roman"/>
          <w:sz w:val="24"/>
          <w:szCs w:val="24"/>
        </w:rPr>
        <w:t xml:space="preserve"> separately for boys and girls (combining male- and female-typed toys).</w:t>
      </w:r>
    </w:p>
    <w:p w:rsidR="00C838B1" w:rsidRPr="002B3D85" w:rsidRDefault="00C838B1" w:rsidP="00C838B1">
      <w:pPr>
        <w:pStyle w:val="NoSpacing"/>
        <w:jc w:val="both"/>
        <w:rPr>
          <w:rFonts w:ascii="Times New Roman" w:hAnsi="Times New Roman"/>
          <w:sz w:val="24"/>
          <w:szCs w:val="24"/>
        </w:rPr>
      </w:pPr>
      <w:r w:rsidRPr="002B3D85">
        <w:rPr>
          <w:rFonts w:ascii="Times New Roman" w:hAnsi="Times New Roman"/>
          <w:sz w:val="24"/>
          <w:szCs w:val="24"/>
        </w:rPr>
        <w:t xml:space="preserve">Table 5 shows the </w:t>
      </w:r>
      <w:r w:rsidRPr="002B3D85">
        <w:rPr>
          <w:rFonts w:ascii="Times New Roman" w:hAnsi="Times New Roman"/>
          <w:sz w:val="24"/>
          <w:szCs w:val="24"/>
          <w:lang w:eastAsia="en-GB"/>
        </w:rPr>
        <w:t xml:space="preserve">bivariate correlations between predictors and the </w:t>
      </w:r>
      <w:r w:rsidRPr="002B3D85">
        <w:rPr>
          <w:rFonts w:ascii="Times New Roman" w:hAnsi="Times New Roman"/>
          <w:sz w:val="24"/>
          <w:szCs w:val="24"/>
          <w:lang w:val="en-GB"/>
        </w:rPr>
        <w:t xml:space="preserve">percentage of </w:t>
      </w:r>
      <w:r w:rsidRPr="002B3D85">
        <w:rPr>
          <w:rFonts w:ascii="Times New Roman" w:hAnsi="Times New Roman"/>
          <w:sz w:val="24"/>
          <w:szCs w:val="24"/>
        </w:rPr>
        <w:t xml:space="preserve">time played with male-typed toys for boys and girls. </w:t>
      </w:r>
    </w:p>
    <w:p w:rsidR="00C838B1" w:rsidRPr="002B3D85" w:rsidRDefault="00C838B1" w:rsidP="00C838B1">
      <w:pPr>
        <w:pStyle w:val="NoSpacing"/>
        <w:jc w:val="both"/>
      </w:pPr>
      <w:r w:rsidRPr="002B3D85">
        <w:t>[Table 5 here]</w:t>
      </w:r>
    </w:p>
    <w:p w:rsidR="00C838B1" w:rsidRPr="002B3D85" w:rsidRDefault="00C838B1" w:rsidP="00C838B1">
      <w:pPr>
        <w:pStyle w:val="NoSpacing"/>
        <w:jc w:val="both"/>
        <w:rPr>
          <w:rFonts w:ascii="Times New Roman" w:hAnsi="Times New Roman"/>
          <w:sz w:val="24"/>
          <w:szCs w:val="24"/>
          <w:lang w:val="en-GB"/>
        </w:rPr>
      </w:pPr>
      <w:r w:rsidRPr="002B3D85">
        <w:rPr>
          <w:rFonts w:ascii="Times New Roman" w:hAnsi="Times New Roman"/>
          <w:sz w:val="24"/>
          <w:szCs w:val="24"/>
        </w:rPr>
        <w:t xml:space="preserve">Although Table 5 shows positive correlations for both boys and girls, further analysis reveals other differences. Figures 4a and 4b show, respectively, scatterplots of the relation between age and </w:t>
      </w:r>
      <w:r w:rsidRPr="002B3D85">
        <w:rPr>
          <w:rFonts w:ascii="Times New Roman" w:hAnsi="Times New Roman"/>
          <w:sz w:val="24"/>
          <w:szCs w:val="24"/>
          <w:lang w:val="en-GB"/>
        </w:rPr>
        <w:t xml:space="preserve">percentage of </w:t>
      </w:r>
      <w:r w:rsidRPr="002B3D85">
        <w:rPr>
          <w:rFonts w:ascii="Times New Roman" w:hAnsi="Times New Roman"/>
          <w:sz w:val="24"/>
          <w:szCs w:val="24"/>
        </w:rPr>
        <w:t>time played with male-typed toys for boys (Figure 4a)</w:t>
      </w:r>
      <w:r>
        <w:rPr>
          <w:rFonts w:ascii="Times New Roman" w:hAnsi="Times New Roman"/>
          <w:sz w:val="24"/>
          <w:szCs w:val="24"/>
        </w:rPr>
        <w:t>, and</w:t>
      </w:r>
      <w:r w:rsidRPr="002B3D85">
        <w:rPr>
          <w:rFonts w:ascii="Times New Roman" w:hAnsi="Times New Roman"/>
          <w:sz w:val="24"/>
          <w:szCs w:val="24"/>
        </w:rPr>
        <w:t xml:space="preserve"> age and </w:t>
      </w:r>
      <w:r w:rsidRPr="002B3D85">
        <w:rPr>
          <w:rFonts w:ascii="Times New Roman" w:hAnsi="Times New Roman"/>
          <w:sz w:val="24"/>
          <w:szCs w:val="24"/>
          <w:lang w:val="en-GB"/>
        </w:rPr>
        <w:t>percentage of</w:t>
      </w:r>
      <w:r w:rsidRPr="002B3D85">
        <w:rPr>
          <w:rFonts w:ascii="Times New Roman" w:hAnsi="Times New Roman"/>
          <w:sz w:val="24"/>
          <w:szCs w:val="24"/>
        </w:rPr>
        <w:t xml:space="preserve"> time played with male-typed toys for girls (Figure 4b). Figure 4a shows a positive correlation, indicating that boys play relatively more with male-typed toys as they grow older </w:t>
      </w:r>
      <w:r w:rsidR="003D4A85">
        <w:rPr>
          <w:rFonts w:ascii="Times New Roman" w:hAnsi="Times New Roman"/>
          <w:sz w:val="24"/>
          <w:szCs w:val="24"/>
        </w:rPr>
        <w:t>(</w:t>
      </w:r>
      <w:proofErr w:type="spellStart"/>
      <w:r w:rsidR="003D4A85">
        <w:rPr>
          <w:rFonts w:ascii="Times New Roman" w:hAnsi="Times New Roman"/>
          <w:i/>
          <w:sz w:val="24"/>
          <w:szCs w:val="24"/>
        </w:rPr>
        <w:t>r</w:t>
      </w:r>
      <w:r w:rsidR="003D4A85">
        <w:rPr>
          <w:rFonts w:ascii="Times New Roman" w:hAnsi="Times New Roman"/>
          <w:i/>
          <w:sz w:val="24"/>
          <w:szCs w:val="24"/>
          <w:vertAlign w:val="subscript"/>
        </w:rPr>
        <w:t>s</w:t>
      </w:r>
      <w:proofErr w:type="spellEnd"/>
      <w:r w:rsidRPr="002B3D85">
        <w:rPr>
          <w:rFonts w:ascii="Times New Roman" w:hAnsi="Times New Roman"/>
          <w:sz w:val="24"/>
          <w:szCs w:val="24"/>
          <w:lang w:val="en-GB"/>
        </w:rPr>
        <w:t xml:space="preserve"> = </w:t>
      </w:r>
      <w:r w:rsidRPr="002B3D85">
        <w:rPr>
          <w:rFonts w:ascii="Times New Roman" w:hAnsi="Times New Roman"/>
          <w:color w:val="000000"/>
          <w:sz w:val="24"/>
          <w:szCs w:val="24"/>
        </w:rPr>
        <w:t>.</w:t>
      </w:r>
      <w:r>
        <w:rPr>
          <w:rFonts w:ascii="Times New Roman" w:hAnsi="Times New Roman"/>
          <w:color w:val="000000"/>
          <w:sz w:val="24"/>
          <w:szCs w:val="24"/>
        </w:rPr>
        <w:t>43</w:t>
      </w:r>
      <w:r w:rsidRPr="002B3D85">
        <w:rPr>
          <w:rFonts w:ascii="Times New Roman" w:hAnsi="Times New Roman"/>
          <w:sz w:val="24"/>
          <w:szCs w:val="24"/>
        </w:rPr>
        <w:t>, n = 2</w:t>
      </w:r>
      <w:r>
        <w:rPr>
          <w:rFonts w:ascii="Times New Roman" w:hAnsi="Times New Roman"/>
          <w:sz w:val="24"/>
          <w:szCs w:val="24"/>
        </w:rPr>
        <w:t>7</w:t>
      </w:r>
      <w:r w:rsidRPr="002B3D85">
        <w:rPr>
          <w:rFonts w:ascii="Times New Roman" w:hAnsi="Times New Roman"/>
          <w:sz w:val="24"/>
          <w:szCs w:val="24"/>
        </w:rPr>
        <w:t xml:space="preserve">, </w:t>
      </w:r>
      <w:r w:rsidRPr="002B3D85">
        <w:rPr>
          <w:rFonts w:ascii="Times New Roman" w:hAnsi="Times New Roman"/>
          <w:i/>
          <w:sz w:val="24"/>
          <w:szCs w:val="24"/>
        </w:rPr>
        <w:t>p</w:t>
      </w:r>
      <w:r w:rsidRPr="002B3D85">
        <w:rPr>
          <w:rFonts w:ascii="Times New Roman" w:hAnsi="Times New Roman"/>
          <w:sz w:val="24"/>
          <w:szCs w:val="24"/>
        </w:rPr>
        <w:t xml:space="preserve"> &lt; .0001, 2-tailed). In contrast, Figure 4b shows a negative quadratic correlation, indicating that girls’ play with male-typed toys increases to a peak at about 4 years old, and then reduc</w:t>
      </w:r>
      <w:r>
        <w:rPr>
          <w:rFonts w:ascii="Times New Roman" w:hAnsi="Times New Roman"/>
          <w:sz w:val="24"/>
          <w:szCs w:val="24"/>
        </w:rPr>
        <w:t>es</w:t>
      </w:r>
      <w:r w:rsidRPr="002B3D85">
        <w:rPr>
          <w:rFonts w:ascii="Times New Roman" w:hAnsi="Times New Roman"/>
          <w:sz w:val="24"/>
          <w:szCs w:val="24"/>
        </w:rPr>
        <w:t xml:space="preserve"> thereafter. This quadratic trend was not significant using linear correlations </w:t>
      </w:r>
      <w:r w:rsidRPr="00385EF4">
        <w:rPr>
          <w:rFonts w:ascii="Times New Roman" w:hAnsi="Times New Roman"/>
          <w:i/>
          <w:sz w:val="24"/>
          <w:szCs w:val="24"/>
          <w:lang w:val="en-GB"/>
        </w:rPr>
        <w:t>(</w:t>
      </w:r>
      <w:r w:rsidR="003D4A85" w:rsidRPr="003D4A85">
        <w:rPr>
          <w:rFonts w:ascii="Times New Roman" w:hAnsi="Times New Roman"/>
          <w:i/>
          <w:sz w:val="24"/>
          <w:szCs w:val="24"/>
          <w:lang w:val="en-GB"/>
        </w:rPr>
        <w:t>r</w:t>
      </w:r>
      <w:r w:rsidR="003D4A85">
        <w:rPr>
          <w:rFonts w:ascii="Times New Roman" w:hAnsi="Times New Roman"/>
          <w:i/>
          <w:sz w:val="24"/>
          <w:szCs w:val="24"/>
          <w:vertAlign w:val="subscript"/>
          <w:lang w:val="en-GB"/>
        </w:rPr>
        <w:t>s</w:t>
      </w:r>
      <w:r w:rsidRPr="002B3D85">
        <w:rPr>
          <w:rFonts w:ascii="Times New Roman" w:hAnsi="Times New Roman"/>
          <w:sz w:val="24"/>
          <w:szCs w:val="24"/>
          <w:lang w:val="en-GB"/>
        </w:rPr>
        <w:t xml:space="preserve"> = </w:t>
      </w:r>
      <w:r w:rsidRPr="002B3D85">
        <w:rPr>
          <w:rFonts w:ascii="Times New Roman" w:hAnsi="Times New Roman"/>
          <w:color w:val="000000"/>
          <w:sz w:val="24"/>
          <w:szCs w:val="24"/>
        </w:rPr>
        <w:t>.</w:t>
      </w:r>
      <w:r>
        <w:rPr>
          <w:rFonts w:ascii="Times New Roman" w:hAnsi="Times New Roman"/>
          <w:color w:val="000000"/>
          <w:sz w:val="24"/>
          <w:szCs w:val="24"/>
        </w:rPr>
        <w:t>03</w:t>
      </w:r>
      <w:r w:rsidRPr="002B3D85">
        <w:rPr>
          <w:rFonts w:ascii="Times New Roman" w:hAnsi="Times New Roman"/>
          <w:sz w:val="24"/>
          <w:szCs w:val="24"/>
        </w:rPr>
        <w:t>, n = 2</w:t>
      </w:r>
      <w:r>
        <w:rPr>
          <w:rFonts w:ascii="Times New Roman" w:hAnsi="Times New Roman"/>
          <w:sz w:val="24"/>
          <w:szCs w:val="24"/>
        </w:rPr>
        <w:t>7</w:t>
      </w:r>
      <w:r w:rsidRPr="002B3D85">
        <w:rPr>
          <w:rFonts w:ascii="Times New Roman" w:hAnsi="Times New Roman"/>
          <w:sz w:val="24"/>
          <w:szCs w:val="24"/>
        </w:rPr>
        <w:t xml:space="preserve">, </w:t>
      </w:r>
      <w:r w:rsidRPr="002B3D85">
        <w:rPr>
          <w:rFonts w:ascii="Times New Roman" w:hAnsi="Times New Roman"/>
          <w:i/>
          <w:sz w:val="24"/>
          <w:szCs w:val="24"/>
        </w:rPr>
        <w:t>p</w:t>
      </w:r>
      <w:r>
        <w:rPr>
          <w:rFonts w:ascii="Times New Roman" w:hAnsi="Times New Roman"/>
          <w:sz w:val="24"/>
          <w:szCs w:val="24"/>
        </w:rPr>
        <w:t xml:space="preserve"> =</w:t>
      </w:r>
      <w:r w:rsidRPr="002B3D85">
        <w:rPr>
          <w:rFonts w:ascii="Times New Roman" w:hAnsi="Times New Roman"/>
          <w:sz w:val="24"/>
          <w:szCs w:val="24"/>
        </w:rPr>
        <w:t xml:space="preserve"> .</w:t>
      </w:r>
      <w:r>
        <w:rPr>
          <w:rFonts w:ascii="Times New Roman" w:hAnsi="Times New Roman"/>
          <w:sz w:val="24"/>
          <w:szCs w:val="24"/>
        </w:rPr>
        <w:t>357</w:t>
      </w:r>
      <w:r w:rsidRPr="002B3D85">
        <w:rPr>
          <w:rFonts w:ascii="Times New Roman" w:hAnsi="Times New Roman"/>
          <w:sz w:val="24"/>
          <w:szCs w:val="24"/>
        </w:rPr>
        <w:t xml:space="preserve">, 2-tailed), but was closer to significance using the SPSS curve fit analysis for quadratic functions </w:t>
      </w:r>
      <w:r w:rsidRPr="002B3D85">
        <w:rPr>
          <w:rFonts w:ascii="Times New Roman" w:hAnsi="Times New Roman"/>
          <w:sz w:val="24"/>
          <w:szCs w:val="24"/>
          <w:lang w:val="en-GB"/>
        </w:rPr>
        <w:t>(</w:t>
      </w:r>
      <w:r w:rsidRPr="002B3D85">
        <w:rPr>
          <w:rFonts w:ascii="Times New Roman" w:hAnsi="Times New Roman"/>
          <w:i/>
          <w:sz w:val="24"/>
          <w:szCs w:val="24"/>
          <w:lang w:val="en-GB"/>
        </w:rPr>
        <w:t>R</w:t>
      </w:r>
      <w:r w:rsidRPr="002B3D85">
        <w:rPr>
          <w:rFonts w:ascii="Times New Roman" w:hAnsi="Times New Roman"/>
          <w:i/>
          <w:sz w:val="24"/>
          <w:szCs w:val="24"/>
          <w:vertAlign w:val="superscript"/>
          <w:lang w:val="en-GB"/>
        </w:rPr>
        <w:t>2</w:t>
      </w:r>
      <w:r w:rsidRPr="002B3D85">
        <w:rPr>
          <w:rFonts w:ascii="Times New Roman" w:hAnsi="Times New Roman"/>
          <w:sz w:val="24"/>
          <w:szCs w:val="24"/>
          <w:lang w:val="en-GB"/>
        </w:rPr>
        <w:t xml:space="preserve"> = </w:t>
      </w:r>
      <w:r w:rsidRPr="002B3D85">
        <w:rPr>
          <w:rFonts w:ascii="Times New Roman" w:hAnsi="Times New Roman"/>
          <w:color w:val="000000"/>
          <w:sz w:val="24"/>
          <w:szCs w:val="24"/>
        </w:rPr>
        <w:t>.</w:t>
      </w:r>
      <w:r>
        <w:rPr>
          <w:rFonts w:ascii="Times New Roman" w:hAnsi="Times New Roman"/>
          <w:color w:val="000000"/>
          <w:sz w:val="24"/>
          <w:szCs w:val="24"/>
        </w:rPr>
        <w:t>11</w:t>
      </w:r>
      <w:r w:rsidRPr="002B3D85">
        <w:rPr>
          <w:rFonts w:ascii="Times New Roman" w:hAnsi="Times New Roman"/>
          <w:sz w:val="24"/>
          <w:szCs w:val="24"/>
        </w:rPr>
        <w:t xml:space="preserve">, </w:t>
      </w:r>
      <w:proofErr w:type="gramStart"/>
      <w:r w:rsidRPr="002B3D85">
        <w:rPr>
          <w:rFonts w:ascii="Times New Roman" w:hAnsi="Times New Roman"/>
          <w:sz w:val="24"/>
          <w:szCs w:val="24"/>
        </w:rPr>
        <w:t xml:space="preserve">[ </w:t>
      </w:r>
      <w:r w:rsidRPr="002B3D85">
        <w:rPr>
          <w:rFonts w:ascii="Times New Roman" w:hAnsi="Times New Roman"/>
          <w:i/>
          <w:sz w:val="24"/>
          <w:szCs w:val="24"/>
        </w:rPr>
        <w:t>r</w:t>
      </w:r>
      <w:proofErr w:type="gramEnd"/>
      <w:r w:rsidRPr="002B3D85">
        <w:rPr>
          <w:rFonts w:ascii="Times New Roman" w:hAnsi="Times New Roman"/>
          <w:i/>
          <w:sz w:val="24"/>
          <w:szCs w:val="24"/>
        </w:rPr>
        <w:t xml:space="preserve"> </w:t>
      </w:r>
      <w:r w:rsidRPr="002B3D85">
        <w:rPr>
          <w:rFonts w:ascii="Times New Roman" w:hAnsi="Times New Roman"/>
          <w:sz w:val="24"/>
          <w:szCs w:val="24"/>
        </w:rPr>
        <w:t>= .</w:t>
      </w:r>
      <w:r>
        <w:rPr>
          <w:rFonts w:ascii="Times New Roman" w:hAnsi="Times New Roman"/>
          <w:sz w:val="24"/>
          <w:szCs w:val="24"/>
        </w:rPr>
        <w:t>34</w:t>
      </w:r>
      <w:r w:rsidRPr="002B3D85">
        <w:rPr>
          <w:rFonts w:ascii="Times New Roman" w:hAnsi="Times New Roman"/>
          <w:sz w:val="24"/>
          <w:szCs w:val="24"/>
        </w:rPr>
        <w:t>], n = 2</w:t>
      </w:r>
      <w:r>
        <w:rPr>
          <w:rFonts w:ascii="Times New Roman" w:hAnsi="Times New Roman"/>
          <w:sz w:val="24"/>
          <w:szCs w:val="24"/>
        </w:rPr>
        <w:t>7</w:t>
      </w:r>
      <w:r w:rsidRPr="002B3D85">
        <w:rPr>
          <w:rFonts w:ascii="Times New Roman" w:hAnsi="Times New Roman"/>
          <w:sz w:val="24"/>
          <w:szCs w:val="24"/>
        </w:rPr>
        <w:t xml:space="preserve">,  </w:t>
      </w:r>
      <w:r w:rsidRPr="002B3D85">
        <w:rPr>
          <w:rFonts w:ascii="Times New Roman" w:hAnsi="Times New Roman"/>
          <w:i/>
          <w:sz w:val="24"/>
          <w:szCs w:val="24"/>
        </w:rPr>
        <w:t xml:space="preserve">p = </w:t>
      </w:r>
      <w:r w:rsidRPr="002B3D85">
        <w:rPr>
          <w:rFonts w:ascii="Times New Roman" w:hAnsi="Times New Roman"/>
          <w:sz w:val="24"/>
          <w:szCs w:val="24"/>
        </w:rPr>
        <w:t>.</w:t>
      </w:r>
      <w:r>
        <w:rPr>
          <w:rFonts w:ascii="Times New Roman" w:hAnsi="Times New Roman"/>
          <w:sz w:val="24"/>
          <w:szCs w:val="24"/>
        </w:rPr>
        <w:t>223</w:t>
      </w:r>
      <w:r w:rsidRPr="002B3D85">
        <w:rPr>
          <w:rFonts w:ascii="Times New Roman" w:hAnsi="Times New Roman"/>
          <w:sz w:val="24"/>
          <w:szCs w:val="24"/>
        </w:rPr>
        <w:t>, 2-tailed).</w:t>
      </w:r>
    </w:p>
    <w:p w:rsidR="00C838B1" w:rsidRPr="002B3D85" w:rsidRDefault="00C838B1" w:rsidP="00C838B1">
      <w:pPr>
        <w:pStyle w:val="Default"/>
        <w:rPr>
          <w:rFonts w:ascii="Times New Roman" w:hAnsi="Times New Roman" w:cs="Times New Roman"/>
        </w:rPr>
      </w:pPr>
    </w:p>
    <w:p w:rsidR="00C838B1" w:rsidRPr="002B3D85" w:rsidRDefault="00C838B1" w:rsidP="00C838B1">
      <w:pPr>
        <w:pStyle w:val="Default"/>
        <w:rPr>
          <w:rFonts w:ascii="Times New Roman" w:hAnsi="Times New Roman" w:cs="Times New Roman"/>
        </w:rPr>
      </w:pPr>
      <w:r w:rsidRPr="002B3D85">
        <w:rPr>
          <w:rFonts w:ascii="Times New Roman" w:hAnsi="Times New Roman" w:cs="Times New Roman"/>
        </w:rPr>
        <w:t>[Figures 4a &amp; 4b here]</w:t>
      </w:r>
    </w:p>
    <w:p w:rsidR="00C838B1" w:rsidRPr="002B3D85" w:rsidRDefault="00C838B1" w:rsidP="00C838B1">
      <w:pPr>
        <w:pStyle w:val="Default"/>
        <w:rPr>
          <w:rFonts w:ascii="Times New Roman" w:hAnsi="Times New Roman" w:cs="Times New Roman"/>
        </w:rPr>
      </w:pPr>
    </w:p>
    <w:p w:rsidR="00C838B1" w:rsidRPr="002B3D85" w:rsidRDefault="00C838B1" w:rsidP="00C838B1">
      <w:pPr>
        <w:pStyle w:val="Default"/>
        <w:rPr>
          <w:rFonts w:ascii="Times New Roman" w:hAnsi="Times New Roman" w:cs="Times New Roman"/>
          <w:bCs/>
          <w:color w:val="auto"/>
        </w:rPr>
      </w:pPr>
      <w:r w:rsidRPr="002B3D85">
        <w:rPr>
          <w:rFonts w:ascii="Times New Roman" w:hAnsi="Times New Roman" w:cs="Times New Roman"/>
        </w:rPr>
        <w:t xml:space="preserve">Figures 5a and 5b show, respectively, scatterplots of the relation between including gender-neutral toys in the stimuli and the </w:t>
      </w:r>
      <w:r w:rsidRPr="002B3D85">
        <w:rPr>
          <w:rFonts w:ascii="Times New Roman" w:hAnsi="Times New Roman" w:cs="Times New Roman"/>
          <w:lang w:val="en-GB"/>
        </w:rPr>
        <w:t xml:space="preserve">percentage </w:t>
      </w:r>
      <w:r w:rsidRPr="002B3D85">
        <w:rPr>
          <w:rFonts w:ascii="Times New Roman" w:hAnsi="Times New Roman" w:cs="Times New Roman"/>
        </w:rPr>
        <w:t xml:space="preserve">of time played with ‘male-typed’ toys for boys (Figure 5a) and </w:t>
      </w:r>
      <w:r w:rsidRPr="002B3D85">
        <w:rPr>
          <w:rFonts w:ascii="Times New Roman" w:hAnsi="Times New Roman" w:cs="Times New Roman"/>
          <w:lang w:val="en-GB"/>
        </w:rPr>
        <w:t>girls</w:t>
      </w:r>
      <w:r w:rsidRPr="002B3D85">
        <w:rPr>
          <w:rFonts w:ascii="Times New Roman" w:hAnsi="Times New Roman" w:cs="Times New Roman"/>
        </w:rPr>
        <w:t xml:space="preserve"> (Figure 5b). Figure 5a shows that boys </w:t>
      </w:r>
      <w:r w:rsidRPr="002B3D85">
        <w:rPr>
          <w:rFonts w:ascii="Times New Roman" w:hAnsi="Times New Roman" w:cs="Times New Roman"/>
          <w:lang w:val="en-GB"/>
        </w:rPr>
        <w:t xml:space="preserve">play non-significantly less with ‘male-typed’ toys when ‘gender-neutral’ toys are included </w:t>
      </w:r>
      <w:r w:rsidR="005C35D4">
        <w:rPr>
          <w:rFonts w:ascii="Times New Roman" w:hAnsi="Times New Roman" w:cs="Times New Roman"/>
          <w:lang w:val="en-GB"/>
        </w:rPr>
        <w:t>(</w:t>
      </w:r>
      <w:r w:rsidR="005C35D4">
        <w:rPr>
          <w:rFonts w:ascii="Times New Roman" w:hAnsi="Times New Roman" w:cs="Times New Roman"/>
          <w:i/>
          <w:lang w:val="en-GB"/>
        </w:rPr>
        <w:t>r</w:t>
      </w:r>
      <w:r w:rsidR="005C35D4">
        <w:rPr>
          <w:rFonts w:ascii="Times New Roman" w:hAnsi="Times New Roman" w:cs="Times New Roman"/>
          <w:i/>
          <w:vertAlign w:val="subscript"/>
          <w:lang w:val="en-GB"/>
        </w:rPr>
        <w:t>s</w:t>
      </w:r>
      <w:r w:rsidRPr="002B3D85">
        <w:rPr>
          <w:rFonts w:ascii="Times New Roman" w:hAnsi="Times New Roman" w:cs="Times New Roman"/>
          <w:lang w:val="en-GB"/>
        </w:rPr>
        <w:t xml:space="preserve"> = </w:t>
      </w:r>
      <w:r w:rsidRPr="002B3D85">
        <w:rPr>
          <w:rFonts w:ascii="Times New Roman" w:hAnsi="Times New Roman" w:cs="Times New Roman"/>
        </w:rPr>
        <w:t>-.1</w:t>
      </w:r>
      <w:r w:rsidR="00186C4D">
        <w:rPr>
          <w:rFonts w:ascii="Times New Roman" w:hAnsi="Times New Roman" w:cs="Times New Roman"/>
        </w:rPr>
        <w:t>8</w:t>
      </w:r>
      <w:r w:rsidRPr="002B3D85">
        <w:rPr>
          <w:rFonts w:ascii="Times New Roman" w:hAnsi="Times New Roman" w:cs="Times New Roman"/>
        </w:rPr>
        <w:t>, n = 2</w:t>
      </w:r>
      <w:r>
        <w:rPr>
          <w:rFonts w:ascii="Times New Roman" w:hAnsi="Times New Roman" w:cs="Times New Roman"/>
        </w:rPr>
        <w:t>7</w:t>
      </w:r>
      <w:r w:rsidRPr="002B3D85">
        <w:rPr>
          <w:rFonts w:ascii="Times New Roman" w:hAnsi="Times New Roman" w:cs="Times New Roman"/>
        </w:rPr>
        <w:t xml:space="preserve">,  </w:t>
      </w:r>
      <w:r w:rsidRPr="002B3D85">
        <w:rPr>
          <w:rFonts w:ascii="Times New Roman" w:hAnsi="Times New Roman" w:cs="Times New Roman"/>
          <w:i/>
        </w:rPr>
        <w:t xml:space="preserve">p </w:t>
      </w:r>
      <w:r w:rsidRPr="002B3D85">
        <w:rPr>
          <w:rFonts w:ascii="Times New Roman" w:hAnsi="Times New Roman" w:cs="Times New Roman"/>
        </w:rPr>
        <w:t>= .422, 2-tailed)</w:t>
      </w:r>
      <w:r w:rsidRPr="002B3D85">
        <w:rPr>
          <w:rFonts w:ascii="Times New Roman" w:hAnsi="Times New Roman" w:cs="Times New Roman"/>
          <w:lang w:val="en-GB"/>
        </w:rPr>
        <w:t xml:space="preserve">, and </w:t>
      </w:r>
      <w:r w:rsidRPr="002B3D85">
        <w:rPr>
          <w:rFonts w:ascii="Times New Roman" w:hAnsi="Times New Roman" w:cs="Times New Roman"/>
        </w:rPr>
        <w:t xml:space="preserve">Figure 5b shows that girls </w:t>
      </w:r>
      <w:r w:rsidRPr="002B3D85">
        <w:rPr>
          <w:rFonts w:ascii="Times New Roman" w:hAnsi="Times New Roman" w:cs="Times New Roman"/>
          <w:lang w:val="en-GB"/>
        </w:rPr>
        <w:t xml:space="preserve">play </w:t>
      </w:r>
      <w:r>
        <w:rPr>
          <w:rFonts w:ascii="Times New Roman" w:hAnsi="Times New Roman" w:cs="Times New Roman"/>
          <w:lang w:val="en-GB"/>
        </w:rPr>
        <w:t xml:space="preserve">non-significantly </w:t>
      </w:r>
      <w:r w:rsidRPr="002B3D85">
        <w:rPr>
          <w:rFonts w:ascii="Times New Roman" w:hAnsi="Times New Roman" w:cs="Times New Roman"/>
          <w:lang w:val="en-GB"/>
        </w:rPr>
        <w:t>more with ‘male-typed’ toys when ‘gender-neutral’ toys are included (</w:t>
      </w:r>
      <w:r w:rsidR="005C35D4">
        <w:rPr>
          <w:rFonts w:ascii="Times New Roman" w:hAnsi="Times New Roman" w:cs="Times New Roman"/>
          <w:i/>
          <w:lang w:val="en-GB"/>
        </w:rPr>
        <w:t>r</w:t>
      </w:r>
      <w:r w:rsidR="005C35D4">
        <w:rPr>
          <w:rFonts w:ascii="Times New Roman" w:hAnsi="Times New Roman" w:cs="Times New Roman"/>
          <w:i/>
          <w:vertAlign w:val="subscript"/>
          <w:lang w:val="en-GB"/>
        </w:rPr>
        <w:t>s</w:t>
      </w:r>
      <w:r w:rsidRPr="002B3D85">
        <w:rPr>
          <w:rFonts w:ascii="Times New Roman" w:hAnsi="Times New Roman" w:cs="Times New Roman"/>
          <w:lang w:val="en-GB"/>
        </w:rPr>
        <w:t xml:space="preserve"> = </w:t>
      </w:r>
      <w:r w:rsidRPr="002B3D85">
        <w:rPr>
          <w:rFonts w:ascii="Times New Roman" w:hAnsi="Times New Roman" w:cs="Times New Roman"/>
        </w:rPr>
        <w:t>-2</w:t>
      </w:r>
      <w:r w:rsidR="00186C4D">
        <w:rPr>
          <w:rFonts w:ascii="Times New Roman" w:hAnsi="Times New Roman" w:cs="Times New Roman"/>
        </w:rPr>
        <w:t>4</w:t>
      </w:r>
      <w:r w:rsidRPr="002B3D85">
        <w:rPr>
          <w:rFonts w:ascii="Times New Roman" w:hAnsi="Times New Roman" w:cs="Times New Roman"/>
        </w:rPr>
        <w:t>, n = 2</w:t>
      </w:r>
      <w:r>
        <w:rPr>
          <w:rFonts w:ascii="Times New Roman" w:hAnsi="Times New Roman" w:cs="Times New Roman"/>
        </w:rPr>
        <w:t>7</w:t>
      </w:r>
      <w:r w:rsidRPr="002B3D85">
        <w:rPr>
          <w:rFonts w:ascii="Times New Roman" w:hAnsi="Times New Roman" w:cs="Times New Roman"/>
        </w:rPr>
        <w:t xml:space="preserve">,  </w:t>
      </w:r>
      <w:r w:rsidRPr="002B3D85">
        <w:rPr>
          <w:rFonts w:ascii="Times New Roman" w:hAnsi="Times New Roman" w:cs="Times New Roman"/>
          <w:i/>
        </w:rPr>
        <w:t xml:space="preserve">p </w:t>
      </w:r>
      <w:r w:rsidRPr="002B3D85">
        <w:rPr>
          <w:rFonts w:ascii="Times New Roman" w:hAnsi="Times New Roman" w:cs="Times New Roman"/>
        </w:rPr>
        <w:t>= .272, 2-tailed)</w:t>
      </w:r>
      <w:r w:rsidRPr="002B3D85">
        <w:rPr>
          <w:rFonts w:ascii="Times New Roman" w:hAnsi="Times New Roman" w:cs="Times New Roman"/>
          <w:lang w:val="en-GB"/>
        </w:rPr>
        <w:t>.</w:t>
      </w:r>
    </w:p>
    <w:p w:rsidR="00C838B1" w:rsidRPr="002B3D85" w:rsidRDefault="00C838B1" w:rsidP="00C838B1">
      <w:pPr>
        <w:pStyle w:val="Default"/>
        <w:rPr>
          <w:rFonts w:ascii="Times New Roman" w:hAnsi="Times New Roman" w:cs="Times New Roman"/>
        </w:rPr>
      </w:pPr>
    </w:p>
    <w:p w:rsidR="00C838B1" w:rsidRPr="002B3D85" w:rsidRDefault="00C838B1" w:rsidP="00C838B1">
      <w:pPr>
        <w:pStyle w:val="Default"/>
        <w:rPr>
          <w:rFonts w:ascii="Times New Roman" w:hAnsi="Times New Roman" w:cs="Times New Roman"/>
        </w:rPr>
      </w:pPr>
      <w:r w:rsidRPr="002B3D85">
        <w:rPr>
          <w:rFonts w:ascii="Times New Roman" w:hAnsi="Times New Roman" w:cs="Times New Roman"/>
        </w:rPr>
        <w:t>[Figures 5a &amp; 5b here]</w:t>
      </w:r>
    </w:p>
    <w:p w:rsidR="00C838B1" w:rsidRPr="002B3D85" w:rsidRDefault="00C838B1" w:rsidP="00C838B1">
      <w:pPr>
        <w:pStyle w:val="Default"/>
        <w:rPr>
          <w:rFonts w:ascii="Times New Roman" w:hAnsi="Times New Roman" w:cs="Times New Roman"/>
          <w:bCs/>
          <w:color w:val="auto"/>
        </w:rPr>
      </w:pPr>
      <w:r>
        <w:rPr>
          <w:rFonts w:ascii="Times New Roman" w:hAnsi="Times New Roman" w:cs="Times New Roman"/>
        </w:rPr>
        <w:t>Figures 6a and 6</w:t>
      </w:r>
      <w:r w:rsidRPr="002B3D85">
        <w:rPr>
          <w:rFonts w:ascii="Times New Roman" w:hAnsi="Times New Roman" w:cs="Times New Roman"/>
        </w:rPr>
        <w:t>b show, respectively, scatt</w:t>
      </w:r>
      <w:r>
        <w:rPr>
          <w:rFonts w:ascii="Times New Roman" w:hAnsi="Times New Roman" w:cs="Times New Roman"/>
        </w:rPr>
        <w:t>erplots of the relation between testing children at home and testing children in a laboratory for boys (Figure 6</w:t>
      </w:r>
      <w:r w:rsidRPr="002B3D85">
        <w:rPr>
          <w:rFonts w:ascii="Times New Roman" w:hAnsi="Times New Roman" w:cs="Times New Roman"/>
        </w:rPr>
        <w:t xml:space="preserve">a) and </w:t>
      </w:r>
      <w:r w:rsidRPr="002B3D85">
        <w:rPr>
          <w:rFonts w:ascii="Times New Roman" w:hAnsi="Times New Roman" w:cs="Times New Roman"/>
          <w:lang w:val="en-GB"/>
        </w:rPr>
        <w:t>girls</w:t>
      </w:r>
      <w:r>
        <w:rPr>
          <w:rFonts w:ascii="Times New Roman" w:hAnsi="Times New Roman" w:cs="Times New Roman"/>
        </w:rPr>
        <w:t xml:space="preserve"> (Figure 6</w:t>
      </w:r>
      <w:r w:rsidRPr="002B3D85">
        <w:rPr>
          <w:rFonts w:ascii="Times New Roman" w:hAnsi="Times New Roman" w:cs="Times New Roman"/>
        </w:rPr>
        <w:t xml:space="preserve">b). </w:t>
      </w:r>
      <w:r>
        <w:rPr>
          <w:rFonts w:ascii="Times New Roman" w:hAnsi="Times New Roman" w:cs="Times New Roman"/>
        </w:rPr>
        <w:t>Table 5</w:t>
      </w:r>
      <w:r w:rsidRPr="002B3D85">
        <w:rPr>
          <w:rFonts w:ascii="Times New Roman" w:hAnsi="Times New Roman" w:cs="Times New Roman"/>
        </w:rPr>
        <w:t xml:space="preserve"> shows that boys </w:t>
      </w:r>
      <w:r>
        <w:rPr>
          <w:rFonts w:ascii="Times New Roman" w:hAnsi="Times New Roman" w:cs="Times New Roman"/>
          <w:lang w:val="en-GB"/>
        </w:rPr>
        <w:t xml:space="preserve">play </w:t>
      </w:r>
      <w:r w:rsidRPr="002B3D85">
        <w:rPr>
          <w:rFonts w:ascii="Times New Roman" w:hAnsi="Times New Roman" w:cs="Times New Roman"/>
          <w:lang w:val="en-GB"/>
        </w:rPr>
        <w:t>significantly less with</w:t>
      </w:r>
      <w:r>
        <w:rPr>
          <w:rFonts w:ascii="Times New Roman" w:hAnsi="Times New Roman" w:cs="Times New Roman"/>
          <w:lang w:val="en-GB"/>
        </w:rPr>
        <w:t xml:space="preserve"> male-typed toys at home</w:t>
      </w:r>
      <w:r w:rsidRPr="002B3D85">
        <w:rPr>
          <w:rFonts w:ascii="Times New Roman" w:hAnsi="Times New Roman" w:cs="Times New Roman"/>
          <w:lang w:val="en-GB"/>
        </w:rPr>
        <w:t xml:space="preserve"> (</w:t>
      </w:r>
      <w:r w:rsidR="005C35D4">
        <w:rPr>
          <w:rFonts w:ascii="Times New Roman" w:hAnsi="Times New Roman" w:cs="Times New Roman"/>
          <w:i/>
          <w:lang w:val="en-GB"/>
        </w:rPr>
        <w:t>r</w:t>
      </w:r>
      <w:r w:rsidR="005C35D4">
        <w:rPr>
          <w:rFonts w:ascii="Times New Roman" w:hAnsi="Times New Roman" w:cs="Times New Roman"/>
          <w:i/>
          <w:vertAlign w:val="subscript"/>
          <w:lang w:val="en-GB"/>
        </w:rPr>
        <w:t>s</w:t>
      </w:r>
      <w:r w:rsidRPr="002B3D85">
        <w:rPr>
          <w:rFonts w:ascii="Times New Roman" w:hAnsi="Times New Roman" w:cs="Times New Roman"/>
          <w:lang w:val="en-GB"/>
        </w:rPr>
        <w:t xml:space="preserve"> = </w:t>
      </w:r>
      <w:r>
        <w:rPr>
          <w:rFonts w:ascii="Times New Roman" w:hAnsi="Times New Roman" w:cs="Times New Roman"/>
        </w:rPr>
        <w:t>-.2</w:t>
      </w:r>
      <w:r w:rsidR="00186C4D">
        <w:rPr>
          <w:rFonts w:ascii="Times New Roman" w:hAnsi="Times New Roman" w:cs="Times New Roman"/>
        </w:rPr>
        <w:t>1</w:t>
      </w:r>
      <w:r w:rsidRPr="002B3D85">
        <w:rPr>
          <w:rFonts w:ascii="Times New Roman" w:hAnsi="Times New Roman" w:cs="Times New Roman"/>
        </w:rPr>
        <w:t>, n = 2</w:t>
      </w:r>
      <w:r>
        <w:rPr>
          <w:rFonts w:ascii="Times New Roman" w:hAnsi="Times New Roman" w:cs="Times New Roman"/>
        </w:rPr>
        <w:t>7</w:t>
      </w:r>
      <w:proofErr w:type="gramStart"/>
      <w:r w:rsidRPr="002B3D85">
        <w:rPr>
          <w:rFonts w:ascii="Times New Roman" w:hAnsi="Times New Roman" w:cs="Times New Roman"/>
        </w:rPr>
        <w:t xml:space="preserve">,  </w:t>
      </w:r>
      <w:r w:rsidRPr="002B3D85">
        <w:rPr>
          <w:rFonts w:ascii="Times New Roman" w:hAnsi="Times New Roman" w:cs="Times New Roman"/>
          <w:i/>
        </w:rPr>
        <w:t>p</w:t>
      </w:r>
      <w:proofErr w:type="gramEnd"/>
      <w:r w:rsidRPr="002B3D85">
        <w:rPr>
          <w:rFonts w:ascii="Times New Roman" w:hAnsi="Times New Roman" w:cs="Times New Roman"/>
          <w:i/>
        </w:rPr>
        <w:t xml:space="preserve"> </w:t>
      </w:r>
      <w:r w:rsidRPr="002B3D85">
        <w:rPr>
          <w:rFonts w:ascii="Times New Roman" w:hAnsi="Times New Roman" w:cs="Times New Roman"/>
        </w:rPr>
        <w:t>= .</w:t>
      </w:r>
      <w:r>
        <w:rPr>
          <w:rFonts w:ascii="Times New Roman" w:hAnsi="Times New Roman" w:cs="Times New Roman"/>
        </w:rPr>
        <w:t>017</w:t>
      </w:r>
      <w:r w:rsidRPr="002B3D85">
        <w:rPr>
          <w:rFonts w:ascii="Times New Roman" w:hAnsi="Times New Roman" w:cs="Times New Roman"/>
        </w:rPr>
        <w:t>, 2-tailed)</w:t>
      </w:r>
      <w:r w:rsidRPr="002B3D85">
        <w:rPr>
          <w:rFonts w:ascii="Times New Roman" w:hAnsi="Times New Roman" w:cs="Times New Roman"/>
          <w:lang w:val="en-GB"/>
        </w:rPr>
        <w:t xml:space="preserve">, </w:t>
      </w:r>
      <w:r>
        <w:rPr>
          <w:rFonts w:ascii="Times New Roman" w:hAnsi="Times New Roman" w:cs="Times New Roman"/>
          <w:lang w:val="en-GB"/>
        </w:rPr>
        <w:t>while</w:t>
      </w:r>
      <w:r w:rsidRPr="002B3D85">
        <w:rPr>
          <w:rFonts w:ascii="Times New Roman" w:hAnsi="Times New Roman" w:cs="Times New Roman"/>
        </w:rPr>
        <w:t xml:space="preserve"> girls </w:t>
      </w:r>
      <w:r w:rsidRPr="00D17AEA">
        <w:rPr>
          <w:rFonts w:ascii="Times New Roman" w:hAnsi="Times New Roman" w:cs="Times New Roman"/>
          <w:color w:val="auto"/>
          <w:lang w:val="en-GB"/>
        </w:rPr>
        <w:t>play with male-typed toys</w:t>
      </w:r>
      <w:r w:rsidRPr="002B3D85">
        <w:rPr>
          <w:rFonts w:ascii="Times New Roman" w:hAnsi="Times New Roman" w:cs="Times New Roman"/>
          <w:lang w:val="en-GB"/>
        </w:rPr>
        <w:t xml:space="preserve"> </w:t>
      </w:r>
      <w:r>
        <w:rPr>
          <w:rFonts w:ascii="Times New Roman" w:hAnsi="Times New Roman" w:cs="Times New Roman"/>
          <w:lang w:val="en-GB"/>
        </w:rPr>
        <w:t xml:space="preserve">non-significantly </w:t>
      </w:r>
      <w:r w:rsidRPr="002B3D85">
        <w:rPr>
          <w:rFonts w:ascii="Times New Roman" w:hAnsi="Times New Roman" w:cs="Times New Roman"/>
          <w:lang w:val="en-GB"/>
        </w:rPr>
        <w:t xml:space="preserve">more </w:t>
      </w:r>
      <w:r>
        <w:rPr>
          <w:rFonts w:ascii="Times New Roman" w:hAnsi="Times New Roman" w:cs="Times New Roman"/>
          <w:lang w:val="en-GB"/>
        </w:rPr>
        <w:t>in a home setting compared to a laboratory</w:t>
      </w:r>
      <w:r w:rsidRPr="002B3D85">
        <w:rPr>
          <w:rFonts w:ascii="Times New Roman" w:hAnsi="Times New Roman" w:cs="Times New Roman"/>
          <w:lang w:val="en-GB"/>
        </w:rPr>
        <w:t xml:space="preserve"> (</w:t>
      </w:r>
      <w:r w:rsidR="005C35D4">
        <w:rPr>
          <w:rFonts w:ascii="Times New Roman" w:hAnsi="Times New Roman" w:cs="Times New Roman"/>
          <w:i/>
          <w:lang w:val="en-GB"/>
        </w:rPr>
        <w:t>r</w:t>
      </w:r>
      <w:r w:rsidR="005C35D4">
        <w:rPr>
          <w:rFonts w:ascii="Times New Roman" w:hAnsi="Times New Roman" w:cs="Times New Roman"/>
          <w:i/>
          <w:vertAlign w:val="subscript"/>
          <w:lang w:val="en-GB"/>
        </w:rPr>
        <w:t>s</w:t>
      </w:r>
      <w:r w:rsidRPr="002B3D85">
        <w:rPr>
          <w:rFonts w:ascii="Times New Roman" w:hAnsi="Times New Roman" w:cs="Times New Roman"/>
          <w:lang w:val="en-GB"/>
        </w:rPr>
        <w:t xml:space="preserve"> =</w:t>
      </w:r>
      <w:r>
        <w:rPr>
          <w:rFonts w:ascii="Times New Roman" w:hAnsi="Times New Roman" w:cs="Times New Roman"/>
          <w:lang w:val="en-GB"/>
        </w:rPr>
        <w:t>.05</w:t>
      </w:r>
      <w:r w:rsidRPr="002B3D85">
        <w:rPr>
          <w:rFonts w:ascii="Times New Roman" w:hAnsi="Times New Roman" w:cs="Times New Roman"/>
        </w:rPr>
        <w:t>, n = 2</w:t>
      </w:r>
      <w:r>
        <w:rPr>
          <w:rFonts w:ascii="Times New Roman" w:hAnsi="Times New Roman" w:cs="Times New Roman"/>
        </w:rPr>
        <w:t>7</w:t>
      </w:r>
      <w:r w:rsidRPr="002B3D85">
        <w:rPr>
          <w:rFonts w:ascii="Times New Roman" w:hAnsi="Times New Roman" w:cs="Times New Roman"/>
        </w:rPr>
        <w:t xml:space="preserve">,  </w:t>
      </w:r>
      <w:r w:rsidRPr="002B3D85">
        <w:rPr>
          <w:rFonts w:ascii="Times New Roman" w:hAnsi="Times New Roman" w:cs="Times New Roman"/>
          <w:i/>
        </w:rPr>
        <w:t xml:space="preserve">p </w:t>
      </w:r>
      <w:r w:rsidRPr="002B3D85">
        <w:rPr>
          <w:rFonts w:ascii="Times New Roman" w:hAnsi="Times New Roman" w:cs="Times New Roman"/>
        </w:rPr>
        <w:t>= .</w:t>
      </w:r>
      <w:r>
        <w:rPr>
          <w:rFonts w:ascii="Times New Roman" w:hAnsi="Times New Roman" w:cs="Times New Roman"/>
        </w:rPr>
        <w:t>253</w:t>
      </w:r>
      <w:r w:rsidRPr="002B3D85">
        <w:rPr>
          <w:rFonts w:ascii="Times New Roman" w:hAnsi="Times New Roman" w:cs="Times New Roman"/>
        </w:rPr>
        <w:t>, 2-tailed)</w:t>
      </w:r>
      <w:r w:rsidRPr="002B3D85">
        <w:rPr>
          <w:rFonts w:ascii="Times New Roman" w:hAnsi="Times New Roman" w:cs="Times New Roman"/>
          <w:lang w:val="en-GB"/>
        </w:rPr>
        <w:t>.</w:t>
      </w:r>
    </w:p>
    <w:p w:rsidR="00C838B1" w:rsidRPr="002B3D85" w:rsidRDefault="00C838B1" w:rsidP="00C838B1">
      <w:pPr>
        <w:pStyle w:val="Default"/>
        <w:rPr>
          <w:rFonts w:ascii="Times New Roman" w:hAnsi="Times New Roman" w:cs="Times New Roman"/>
        </w:rPr>
      </w:pPr>
      <w:r>
        <w:rPr>
          <w:rFonts w:ascii="Times New Roman" w:hAnsi="Times New Roman" w:cs="Times New Roman"/>
        </w:rPr>
        <w:t>[Figures 6a &amp; 6</w:t>
      </w:r>
      <w:r w:rsidRPr="002B3D85">
        <w:rPr>
          <w:rFonts w:ascii="Times New Roman" w:hAnsi="Times New Roman" w:cs="Times New Roman"/>
        </w:rPr>
        <w:t>b here]</w:t>
      </w:r>
    </w:p>
    <w:p w:rsidR="00C838B1" w:rsidRPr="002B3D85" w:rsidRDefault="00C838B1" w:rsidP="00C838B1">
      <w:pPr>
        <w:pStyle w:val="Default"/>
        <w:rPr>
          <w:rFonts w:ascii="Times New Roman" w:hAnsi="Times New Roman" w:cs="Times New Roman"/>
          <w:bCs/>
          <w:color w:val="auto"/>
        </w:rPr>
      </w:pPr>
      <w:r w:rsidRPr="002B3D85">
        <w:rPr>
          <w:rFonts w:ascii="Times New Roman" w:hAnsi="Times New Roman" w:cs="Times New Roman"/>
          <w:bCs/>
          <w:color w:val="auto"/>
        </w:rPr>
        <w:t xml:space="preserve">Because of these differences, these variables were </w:t>
      </w:r>
      <w:proofErr w:type="spellStart"/>
      <w:r w:rsidRPr="002B3D85">
        <w:rPr>
          <w:rFonts w:ascii="Times New Roman" w:hAnsi="Times New Roman" w:cs="Times New Roman"/>
          <w:bCs/>
          <w:color w:val="auto"/>
        </w:rPr>
        <w:t>analy</w:t>
      </w:r>
      <w:r>
        <w:rPr>
          <w:rFonts w:ascii="Times New Roman" w:hAnsi="Times New Roman" w:cs="Times New Roman"/>
          <w:bCs/>
          <w:color w:val="auto"/>
        </w:rPr>
        <w:t>s</w:t>
      </w:r>
      <w:r w:rsidRPr="002B3D85">
        <w:rPr>
          <w:rFonts w:ascii="Times New Roman" w:hAnsi="Times New Roman" w:cs="Times New Roman"/>
          <w:bCs/>
          <w:color w:val="auto"/>
        </w:rPr>
        <w:t>ed</w:t>
      </w:r>
      <w:proofErr w:type="spellEnd"/>
      <w:r w:rsidRPr="002B3D85">
        <w:rPr>
          <w:rFonts w:ascii="Times New Roman" w:hAnsi="Times New Roman" w:cs="Times New Roman"/>
          <w:bCs/>
          <w:color w:val="auto"/>
        </w:rPr>
        <w:t xml:space="preserve"> separately for boys and girls in multiple linear regression, using SPSS 22. </w:t>
      </w:r>
    </w:p>
    <w:p w:rsidR="00C838B1" w:rsidRPr="009B3CC2" w:rsidRDefault="00C838B1" w:rsidP="006C1160">
      <w:pPr>
        <w:spacing w:line="480" w:lineRule="auto"/>
        <w:ind w:firstLine="720"/>
      </w:pPr>
      <w:r w:rsidRPr="00701460">
        <w:rPr>
          <w:bCs/>
        </w:rPr>
        <w:t xml:space="preserve">Table 6 shows the results of the multiple linear regressions of the predictors, with percentage of </w:t>
      </w:r>
      <w:r w:rsidRPr="00701460">
        <w:t xml:space="preserve">time played with male-typed toys relative to female-typed toys as the dependent variable. Age was a significant predictor for boys, indicating that older boys played more with male-typed toys relative to female-typed toys than younger boys did. The length of time since publication of the study was a significant predictor for girls, showing that girls play less with male-typed toys </w:t>
      </w:r>
      <w:r w:rsidR="006C1160">
        <w:t xml:space="preserve">and </w:t>
      </w:r>
      <w:r w:rsidRPr="00701460">
        <w:t>female-typed toys in more recent studies. The regression model for boys was a strong predictor of play (</w:t>
      </w:r>
      <w:proofErr w:type="gramStart"/>
      <w:r w:rsidRPr="00701460">
        <w:t>Ad  R</w:t>
      </w:r>
      <w:r w:rsidRPr="00701460">
        <w:rPr>
          <w:vertAlign w:val="superscript"/>
        </w:rPr>
        <w:t>2</w:t>
      </w:r>
      <w:proofErr w:type="gramEnd"/>
      <w:r w:rsidRPr="00701460">
        <w:t xml:space="preserve"> = .5</w:t>
      </w:r>
      <w:r w:rsidR="00186C4D">
        <w:t>7</w:t>
      </w:r>
      <w:r w:rsidRPr="00701460">
        <w:t xml:space="preserve">, </w:t>
      </w:r>
      <w:r w:rsidRPr="00701460">
        <w:rPr>
          <w:i/>
        </w:rPr>
        <w:t>F</w:t>
      </w:r>
      <w:r w:rsidRPr="00701460">
        <w:t xml:space="preserve"> =5.69 </w:t>
      </w:r>
      <w:r w:rsidRPr="00701460">
        <w:rPr>
          <w:i/>
        </w:rPr>
        <w:t>p</w:t>
      </w:r>
      <w:r w:rsidRPr="00701460">
        <w:t xml:space="preserve">  &lt; .001). For girls only</w:t>
      </w:r>
      <w:r>
        <w:t>,</w:t>
      </w:r>
      <w:r w:rsidRPr="00701460">
        <w:t xml:space="preserve"> the regression model was a moderate predictor of play (Ad R</w:t>
      </w:r>
      <w:r w:rsidRPr="00701460">
        <w:rPr>
          <w:vertAlign w:val="superscript"/>
        </w:rPr>
        <w:t>2</w:t>
      </w:r>
      <w:r w:rsidRPr="00701460">
        <w:t xml:space="preserve"> = .43, </w:t>
      </w:r>
      <w:r w:rsidRPr="00701460">
        <w:rPr>
          <w:i/>
        </w:rPr>
        <w:t>F</w:t>
      </w:r>
      <w:r w:rsidRPr="00701460">
        <w:t xml:space="preserve"> = 3.68, </w:t>
      </w:r>
      <w:r w:rsidRPr="00701460">
        <w:rPr>
          <w:i/>
        </w:rPr>
        <w:t xml:space="preserve">p </w:t>
      </w:r>
      <w:r w:rsidRPr="00701460">
        <w:t>= .012).</w:t>
      </w:r>
    </w:p>
    <w:p w:rsidR="00C838B1" w:rsidRPr="002B3D85" w:rsidRDefault="00C838B1" w:rsidP="00C838B1">
      <w:pPr>
        <w:pStyle w:val="Default"/>
        <w:rPr>
          <w:rFonts w:ascii="Times New Roman" w:hAnsi="Times New Roman" w:cs="Times New Roman"/>
        </w:rPr>
      </w:pPr>
      <w:r w:rsidRPr="002B3D85">
        <w:rPr>
          <w:rFonts w:ascii="Times New Roman" w:hAnsi="Times New Roman" w:cs="Times New Roman"/>
          <w:color w:val="auto"/>
        </w:rPr>
        <w:t>[</w:t>
      </w:r>
      <w:r w:rsidRPr="002B3D85">
        <w:rPr>
          <w:rFonts w:ascii="Times New Roman" w:hAnsi="Times New Roman" w:cs="Times New Roman"/>
        </w:rPr>
        <w:t>Table 6 here]</w:t>
      </w:r>
    </w:p>
    <w:p w:rsidR="00C838B1" w:rsidRPr="002B3D85" w:rsidRDefault="00C838B1" w:rsidP="00C838B1">
      <w:pPr>
        <w:pStyle w:val="Default"/>
        <w:ind w:firstLine="0"/>
        <w:rPr>
          <w:rFonts w:ascii="Times New Roman" w:hAnsi="Times New Roman" w:cs="Times New Roman"/>
          <w:b/>
          <w:bCs/>
          <w:i/>
          <w:color w:val="auto"/>
        </w:rPr>
      </w:pPr>
      <w:r w:rsidRPr="002B3D85">
        <w:rPr>
          <w:rFonts w:ascii="Times New Roman" w:hAnsi="Times New Roman" w:cs="Times New Roman"/>
          <w:b/>
          <w:i/>
        </w:rPr>
        <w:t>3</w:t>
      </w:r>
      <w:r w:rsidR="001F454B">
        <w:rPr>
          <w:rFonts w:ascii="Times New Roman" w:hAnsi="Times New Roman" w:cs="Times New Roman"/>
          <w:b/>
          <w:i/>
        </w:rPr>
        <w:t>.6</w:t>
      </w:r>
      <w:r w:rsidRPr="002B3D85">
        <w:rPr>
          <w:rFonts w:ascii="Times New Roman" w:hAnsi="Times New Roman" w:cs="Times New Roman"/>
          <w:b/>
          <w:i/>
        </w:rPr>
        <w:t xml:space="preserve">: </w:t>
      </w:r>
      <w:r w:rsidRPr="002B3D85">
        <w:rPr>
          <w:rFonts w:ascii="Times New Roman" w:hAnsi="Times New Roman" w:cs="Times New Roman"/>
          <w:b/>
          <w:bCs/>
          <w:i/>
          <w:color w:val="auto"/>
        </w:rPr>
        <w:t>Analysis of raw seconds of play with each toy type by boys and girls separately</w:t>
      </w:r>
    </w:p>
    <w:p w:rsidR="00C838B1" w:rsidRPr="002B3D85" w:rsidRDefault="00C838B1" w:rsidP="00C838B1">
      <w:pPr>
        <w:pStyle w:val="Default"/>
        <w:rPr>
          <w:rFonts w:ascii="Times New Roman" w:hAnsi="Times New Roman" w:cs="Times New Roman"/>
        </w:rPr>
      </w:pPr>
      <w:r w:rsidRPr="002B3D85">
        <w:rPr>
          <w:rFonts w:ascii="Times New Roman" w:hAnsi="Times New Roman" w:cs="Times New Roman"/>
          <w:lang w:val="en-GB"/>
        </w:rPr>
        <w:t xml:space="preserve">In </w:t>
      </w:r>
      <w:r w:rsidR="001F454B">
        <w:rPr>
          <w:rFonts w:ascii="Times New Roman" w:hAnsi="Times New Roman" w:cs="Times New Roman"/>
          <w:lang w:val="en-GB"/>
        </w:rPr>
        <w:t>S</w:t>
      </w:r>
      <w:r w:rsidR="001F454B" w:rsidRPr="002B3D85">
        <w:rPr>
          <w:rFonts w:ascii="Times New Roman" w:hAnsi="Times New Roman" w:cs="Times New Roman"/>
          <w:lang w:val="en-GB"/>
        </w:rPr>
        <w:t>ection</w:t>
      </w:r>
      <w:r w:rsidR="001F454B">
        <w:rPr>
          <w:rFonts w:ascii="Times New Roman" w:hAnsi="Times New Roman" w:cs="Times New Roman"/>
          <w:lang w:val="en-GB"/>
        </w:rPr>
        <w:t xml:space="preserve"> 3.2</w:t>
      </w:r>
      <w:r w:rsidRPr="002B3D85">
        <w:rPr>
          <w:rFonts w:ascii="Times New Roman" w:hAnsi="Times New Roman" w:cs="Times New Roman"/>
          <w:lang w:val="en-GB"/>
        </w:rPr>
        <w:t xml:space="preserve">, </w:t>
      </w:r>
      <w:r w:rsidRPr="002B3D85">
        <w:rPr>
          <w:rFonts w:ascii="Times New Roman" w:hAnsi="Times New Roman" w:cs="Times New Roman"/>
        </w:rPr>
        <w:t xml:space="preserve">toy preference was </w:t>
      </w:r>
      <w:proofErr w:type="spellStart"/>
      <w:r w:rsidRPr="002B3D85">
        <w:rPr>
          <w:rFonts w:ascii="Times New Roman" w:hAnsi="Times New Roman" w:cs="Times New Roman"/>
        </w:rPr>
        <w:t>analy</w:t>
      </w:r>
      <w:r>
        <w:rPr>
          <w:rFonts w:ascii="Times New Roman" w:hAnsi="Times New Roman" w:cs="Times New Roman"/>
        </w:rPr>
        <w:t>s</w:t>
      </w:r>
      <w:r w:rsidRPr="002B3D85">
        <w:rPr>
          <w:rFonts w:ascii="Times New Roman" w:hAnsi="Times New Roman" w:cs="Times New Roman"/>
        </w:rPr>
        <w:t>ed</w:t>
      </w:r>
      <w:proofErr w:type="spellEnd"/>
      <w:r w:rsidRPr="002B3D85">
        <w:rPr>
          <w:rFonts w:ascii="Times New Roman" w:hAnsi="Times New Roman" w:cs="Times New Roman"/>
        </w:rPr>
        <w:t xml:space="preserve"> separately for each toy type (combining boys’ and girls’ data), and in the </w:t>
      </w:r>
      <w:r w:rsidR="001F454B">
        <w:rPr>
          <w:rFonts w:ascii="Times New Roman" w:hAnsi="Times New Roman" w:cs="Times New Roman"/>
        </w:rPr>
        <w:t>S</w:t>
      </w:r>
      <w:r w:rsidRPr="002B3D85">
        <w:rPr>
          <w:rFonts w:ascii="Times New Roman" w:hAnsi="Times New Roman" w:cs="Times New Roman"/>
        </w:rPr>
        <w:t>ection</w:t>
      </w:r>
      <w:r w:rsidR="001F454B">
        <w:rPr>
          <w:rFonts w:ascii="Times New Roman" w:hAnsi="Times New Roman" w:cs="Times New Roman"/>
        </w:rPr>
        <w:t xml:space="preserve"> 3.5</w:t>
      </w:r>
      <w:r w:rsidRPr="002B3D85">
        <w:rPr>
          <w:rFonts w:ascii="Times New Roman" w:hAnsi="Times New Roman" w:cs="Times New Roman"/>
        </w:rPr>
        <w:t xml:space="preserve"> toy preference was analyzed separately for boys and girls (combining male- and female-typed toys). In this section, the actual duration of play with each toy type was assessed for boys and girls separately. Thus the number of seconds of </w:t>
      </w:r>
      <w:r w:rsidRPr="002B3D85">
        <w:rPr>
          <w:rFonts w:ascii="Times New Roman" w:hAnsi="Times New Roman" w:cs="Times New Roman"/>
        </w:rPr>
        <w:lastRenderedPageBreak/>
        <w:t xml:space="preserve">play with male- and female-typed toys, rather than the percentage of play with ‘male-typed’ toys relative to ‘female-typed’ toys, was assessed. </w:t>
      </w:r>
      <w:r>
        <w:rPr>
          <w:rFonts w:ascii="Times New Roman" w:hAnsi="Times New Roman" w:cs="Times New Roman"/>
        </w:rPr>
        <w:t>Table 7 show</w:t>
      </w:r>
      <w:r w:rsidR="005C35D4">
        <w:rPr>
          <w:rFonts w:ascii="Times New Roman" w:hAnsi="Times New Roman" w:cs="Times New Roman"/>
        </w:rPr>
        <w:t>s</w:t>
      </w:r>
      <w:r>
        <w:rPr>
          <w:rFonts w:ascii="Times New Roman" w:hAnsi="Times New Roman" w:cs="Times New Roman"/>
        </w:rPr>
        <w:t xml:space="preserve"> the Spearman </w:t>
      </w:r>
      <w:r>
        <w:rPr>
          <w:rFonts w:ascii="Times New Roman" w:hAnsi="Times New Roman" w:cs="Times New Roman"/>
          <w:lang w:eastAsia="en-GB"/>
        </w:rPr>
        <w:t>b</w:t>
      </w:r>
      <w:r w:rsidRPr="002B3D85">
        <w:rPr>
          <w:rFonts w:ascii="Times New Roman" w:hAnsi="Times New Roman" w:cs="Times New Roman"/>
          <w:lang w:eastAsia="en-GB"/>
        </w:rPr>
        <w:t xml:space="preserve">ivariate correlations </w:t>
      </w:r>
      <w:r>
        <w:rPr>
          <w:rFonts w:ascii="Times New Roman" w:hAnsi="Times New Roman" w:cs="Times New Roman"/>
          <w:lang w:eastAsia="en-GB"/>
        </w:rPr>
        <w:t xml:space="preserve">for both boys’ and girls’ play </w:t>
      </w:r>
      <w:proofErr w:type="spellStart"/>
      <w:r>
        <w:rPr>
          <w:rFonts w:ascii="Times New Roman" w:hAnsi="Times New Roman" w:cs="Times New Roman"/>
          <w:lang w:eastAsia="en-GB"/>
        </w:rPr>
        <w:t>behaviour</w:t>
      </w:r>
      <w:proofErr w:type="spellEnd"/>
      <w:r>
        <w:rPr>
          <w:rFonts w:ascii="Times New Roman" w:hAnsi="Times New Roman" w:cs="Times New Roman"/>
          <w:lang w:eastAsia="en-GB"/>
        </w:rPr>
        <w:t xml:space="preserve"> for male- and female-typed toys. It was found that for boys, age correlates significantly with the raw seconds of play with ‘male-typed’ toys (</w:t>
      </w:r>
      <w:r>
        <w:rPr>
          <w:rFonts w:ascii="Times New Roman" w:hAnsi="Times New Roman" w:cs="Times New Roman"/>
          <w:i/>
          <w:lang w:eastAsia="en-GB"/>
        </w:rPr>
        <w:t xml:space="preserve">r </w:t>
      </w:r>
      <w:r>
        <w:rPr>
          <w:rFonts w:ascii="Times New Roman" w:hAnsi="Times New Roman" w:cs="Times New Roman"/>
          <w:lang w:eastAsia="en-GB"/>
        </w:rPr>
        <w:t xml:space="preserve">= .54, n = 27, </w:t>
      </w:r>
      <w:r w:rsidRPr="005229AB">
        <w:rPr>
          <w:rFonts w:ascii="Times New Roman" w:hAnsi="Times New Roman" w:cs="Times New Roman"/>
          <w:i/>
          <w:lang w:eastAsia="en-GB"/>
        </w:rPr>
        <w:t>p</w:t>
      </w:r>
      <w:r>
        <w:rPr>
          <w:rFonts w:ascii="Times New Roman" w:hAnsi="Times New Roman" w:cs="Times New Roman"/>
          <w:lang w:eastAsia="en-GB"/>
        </w:rPr>
        <w:t xml:space="preserve"> &lt; .05) while play with female-typed</w:t>
      </w:r>
      <w:r w:rsidR="001F454B">
        <w:rPr>
          <w:rFonts w:ascii="Times New Roman" w:hAnsi="Times New Roman" w:cs="Times New Roman"/>
          <w:lang w:eastAsia="en-GB"/>
        </w:rPr>
        <w:t xml:space="preserve"> </w:t>
      </w:r>
      <w:r>
        <w:rPr>
          <w:rFonts w:ascii="Times New Roman" w:hAnsi="Times New Roman" w:cs="Times New Roman"/>
          <w:lang w:eastAsia="en-GB"/>
        </w:rPr>
        <w:t>toys negatively correlates (</w:t>
      </w:r>
      <w:r>
        <w:rPr>
          <w:rFonts w:ascii="Times New Roman" w:hAnsi="Times New Roman" w:cs="Times New Roman"/>
          <w:i/>
          <w:lang w:eastAsia="en-GB"/>
        </w:rPr>
        <w:t xml:space="preserve">r </w:t>
      </w:r>
      <w:r>
        <w:rPr>
          <w:rFonts w:ascii="Times New Roman" w:hAnsi="Times New Roman" w:cs="Times New Roman"/>
          <w:lang w:eastAsia="en-GB"/>
        </w:rPr>
        <w:t xml:space="preserve">= -.51, n = 27, </w:t>
      </w:r>
      <w:r w:rsidRPr="00CF582D">
        <w:rPr>
          <w:rFonts w:ascii="Times New Roman" w:hAnsi="Times New Roman" w:cs="Times New Roman"/>
          <w:i/>
          <w:lang w:eastAsia="en-GB"/>
        </w:rPr>
        <w:t>p</w:t>
      </w:r>
      <w:r>
        <w:rPr>
          <w:rFonts w:ascii="Times New Roman" w:hAnsi="Times New Roman" w:cs="Times New Roman"/>
          <w:lang w:eastAsia="en-GB"/>
        </w:rPr>
        <w:t xml:space="preserve"> &lt; .05). Additionally, i</w:t>
      </w:r>
      <w:r w:rsidRPr="008453AD">
        <w:rPr>
          <w:rFonts w:ascii="Times New Roman" w:hAnsi="Times New Roman" w:cs="Times New Roman"/>
          <w:lang w:eastAsia="en-GB"/>
        </w:rPr>
        <w:t>t</w:t>
      </w:r>
      <w:r>
        <w:rPr>
          <w:rFonts w:ascii="Times New Roman" w:hAnsi="Times New Roman" w:cs="Times New Roman"/>
          <w:lang w:eastAsia="en-GB"/>
        </w:rPr>
        <w:t xml:space="preserve"> was </w:t>
      </w:r>
      <w:r w:rsidRPr="002B3D85">
        <w:rPr>
          <w:rFonts w:ascii="Times New Roman" w:hAnsi="Times New Roman" w:cs="Times New Roman"/>
        </w:rPr>
        <w:t>found that for girls, the older the study the longer they played with both male-typed (</w:t>
      </w:r>
      <w:r w:rsidRPr="002B3D85">
        <w:rPr>
          <w:rFonts w:ascii="Times New Roman" w:hAnsi="Times New Roman" w:cs="Times New Roman"/>
          <w:i/>
        </w:rPr>
        <w:t>r</w:t>
      </w:r>
      <w:r w:rsidRPr="002B3D85">
        <w:rPr>
          <w:rFonts w:ascii="Times New Roman" w:hAnsi="Times New Roman" w:cs="Times New Roman"/>
        </w:rPr>
        <w:t xml:space="preserve"> = </w:t>
      </w:r>
      <w:r w:rsidRPr="002B3D85">
        <w:rPr>
          <w:rFonts w:ascii="Times New Roman" w:hAnsi="Times New Roman" w:cs="Times New Roman"/>
          <w:lang w:eastAsia="en-GB"/>
        </w:rPr>
        <w:t>.65, n = 2</w:t>
      </w:r>
      <w:r>
        <w:rPr>
          <w:rFonts w:ascii="Times New Roman" w:hAnsi="Times New Roman" w:cs="Times New Roman"/>
          <w:lang w:eastAsia="en-GB"/>
        </w:rPr>
        <w:t>7</w:t>
      </w:r>
      <w:r w:rsidRPr="002B3D85">
        <w:rPr>
          <w:rFonts w:ascii="Times New Roman" w:hAnsi="Times New Roman" w:cs="Times New Roman"/>
          <w:lang w:eastAsia="en-GB"/>
        </w:rPr>
        <w:t xml:space="preserve">, </w:t>
      </w:r>
      <w:r w:rsidRPr="002B3D85">
        <w:rPr>
          <w:rFonts w:ascii="Times New Roman" w:hAnsi="Times New Roman" w:cs="Times New Roman"/>
          <w:i/>
          <w:lang w:eastAsia="en-GB"/>
        </w:rPr>
        <w:t>p</w:t>
      </w:r>
      <w:r w:rsidRPr="002B3D85">
        <w:rPr>
          <w:rFonts w:ascii="Times New Roman" w:hAnsi="Times New Roman" w:cs="Times New Roman"/>
          <w:lang w:eastAsia="en-GB"/>
        </w:rPr>
        <w:t xml:space="preserve"> &lt; .001)</w:t>
      </w:r>
      <w:r w:rsidRPr="002B3D85">
        <w:rPr>
          <w:rFonts w:ascii="Times New Roman" w:hAnsi="Times New Roman" w:cs="Times New Roman"/>
        </w:rPr>
        <w:t xml:space="preserve"> and female-typed toys (</w:t>
      </w:r>
      <w:r w:rsidRPr="002B3D85">
        <w:rPr>
          <w:rFonts w:ascii="Times New Roman" w:hAnsi="Times New Roman" w:cs="Times New Roman"/>
          <w:i/>
        </w:rPr>
        <w:t>r</w:t>
      </w:r>
      <w:r w:rsidRPr="002B3D85">
        <w:rPr>
          <w:rFonts w:ascii="Times New Roman" w:hAnsi="Times New Roman" w:cs="Times New Roman"/>
        </w:rPr>
        <w:t xml:space="preserve"> = </w:t>
      </w:r>
      <w:r w:rsidRPr="002B3D85">
        <w:rPr>
          <w:rFonts w:ascii="Times New Roman" w:hAnsi="Times New Roman" w:cs="Times New Roman"/>
          <w:lang w:eastAsia="en-GB"/>
        </w:rPr>
        <w:t>.</w:t>
      </w:r>
      <w:r w:rsidR="00186C4D">
        <w:rPr>
          <w:rFonts w:ascii="Times New Roman" w:hAnsi="Times New Roman" w:cs="Times New Roman"/>
          <w:lang w:eastAsia="en-GB"/>
        </w:rPr>
        <w:t>50</w:t>
      </w:r>
      <w:r w:rsidRPr="002B3D85">
        <w:rPr>
          <w:rFonts w:ascii="Times New Roman" w:hAnsi="Times New Roman" w:cs="Times New Roman"/>
          <w:lang w:eastAsia="en-GB"/>
        </w:rPr>
        <w:t>, n = 2</w:t>
      </w:r>
      <w:r>
        <w:rPr>
          <w:rFonts w:ascii="Times New Roman" w:hAnsi="Times New Roman" w:cs="Times New Roman"/>
          <w:lang w:eastAsia="en-GB"/>
        </w:rPr>
        <w:t>7</w:t>
      </w:r>
      <w:r w:rsidRPr="002B3D85">
        <w:rPr>
          <w:rFonts w:ascii="Times New Roman" w:hAnsi="Times New Roman" w:cs="Times New Roman"/>
          <w:lang w:eastAsia="en-GB"/>
        </w:rPr>
        <w:t xml:space="preserve">, </w:t>
      </w:r>
      <w:r w:rsidRPr="002B3D85">
        <w:rPr>
          <w:rFonts w:ascii="Times New Roman" w:hAnsi="Times New Roman" w:cs="Times New Roman"/>
          <w:i/>
          <w:lang w:eastAsia="en-GB"/>
        </w:rPr>
        <w:t>p</w:t>
      </w:r>
      <w:r w:rsidRPr="002B3D85">
        <w:rPr>
          <w:rFonts w:ascii="Times New Roman" w:hAnsi="Times New Roman" w:cs="Times New Roman"/>
          <w:lang w:eastAsia="en-GB"/>
        </w:rPr>
        <w:t xml:space="preserve"> &lt; .00</w:t>
      </w:r>
      <w:r>
        <w:rPr>
          <w:rFonts w:ascii="Times New Roman" w:hAnsi="Times New Roman" w:cs="Times New Roman"/>
          <w:lang w:eastAsia="en-GB"/>
        </w:rPr>
        <w:t>5</w:t>
      </w:r>
      <w:r w:rsidRPr="002B3D85">
        <w:rPr>
          <w:rFonts w:ascii="Times New Roman" w:hAnsi="Times New Roman" w:cs="Times New Roman"/>
          <w:lang w:eastAsia="en-GB"/>
        </w:rPr>
        <w:t>)</w:t>
      </w:r>
      <w:r w:rsidRPr="002B3D85">
        <w:rPr>
          <w:rFonts w:ascii="Times New Roman" w:hAnsi="Times New Roman" w:cs="Times New Roman"/>
        </w:rPr>
        <w:t>. For boys, the older the study the longer they play with ‘male-typed’ toys (</w:t>
      </w:r>
      <w:r w:rsidRPr="002B3D85">
        <w:rPr>
          <w:rFonts w:ascii="Times New Roman" w:hAnsi="Times New Roman" w:cs="Times New Roman"/>
          <w:i/>
        </w:rPr>
        <w:t>r</w:t>
      </w:r>
      <w:r w:rsidRPr="002B3D85">
        <w:rPr>
          <w:rFonts w:ascii="Times New Roman" w:hAnsi="Times New Roman" w:cs="Times New Roman"/>
        </w:rPr>
        <w:t xml:space="preserve"> = </w:t>
      </w:r>
      <w:r w:rsidRPr="002B3D85">
        <w:rPr>
          <w:rFonts w:ascii="Times New Roman" w:hAnsi="Times New Roman" w:cs="Times New Roman"/>
          <w:lang w:eastAsia="en-GB"/>
        </w:rPr>
        <w:t>.</w:t>
      </w:r>
      <w:r>
        <w:rPr>
          <w:rFonts w:ascii="Times New Roman" w:hAnsi="Times New Roman" w:cs="Times New Roman"/>
          <w:lang w:eastAsia="en-GB"/>
        </w:rPr>
        <w:t>71</w:t>
      </w:r>
      <w:r w:rsidRPr="002B3D85">
        <w:rPr>
          <w:rFonts w:ascii="Times New Roman" w:hAnsi="Times New Roman" w:cs="Times New Roman"/>
          <w:lang w:eastAsia="en-GB"/>
        </w:rPr>
        <w:t>, n = 2</w:t>
      </w:r>
      <w:r>
        <w:rPr>
          <w:rFonts w:ascii="Times New Roman" w:hAnsi="Times New Roman" w:cs="Times New Roman"/>
          <w:lang w:eastAsia="en-GB"/>
        </w:rPr>
        <w:t>7</w:t>
      </w:r>
      <w:r w:rsidRPr="002B3D85">
        <w:rPr>
          <w:rFonts w:ascii="Times New Roman" w:hAnsi="Times New Roman" w:cs="Times New Roman"/>
          <w:lang w:eastAsia="en-GB"/>
        </w:rPr>
        <w:t xml:space="preserve">, </w:t>
      </w:r>
      <w:r w:rsidRPr="002B3D85">
        <w:rPr>
          <w:rFonts w:ascii="Times New Roman" w:hAnsi="Times New Roman" w:cs="Times New Roman"/>
          <w:i/>
          <w:lang w:eastAsia="en-GB"/>
        </w:rPr>
        <w:t>p</w:t>
      </w:r>
      <w:r w:rsidRPr="002B3D85">
        <w:rPr>
          <w:rFonts w:ascii="Times New Roman" w:hAnsi="Times New Roman" w:cs="Times New Roman"/>
          <w:lang w:eastAsia="en-GB"/>
        </w:rPr>
        <w:t xml:space="preserve"> &lt; .0005)</w:t>
      </w:r>
      <w:r w:rsidRPr="002B3D85">
        <w:rPr>
          <w:rFonts w:ascii="Times New Roman" w:hAnsi="Times New Roman" w:cs="Times New Roman"/>
        </w:rPr>
        <w:t xml:space="preserve"> but there was no effect of time on their play with ‘female-typed’ toys</w:t>
      </w:r>
      <w:r w:rsidRPr="002B3D85">
        <w:rPr>
          <w:rFonts w:ascii="Times New Roman" w:hAnsi="Times New Roman" w:cs="Times New Roman"/>
          <w:b/>
        </w:rPr>
        <w:t xml:space="preserve"> </w:t>
      </w:r>
      <w:r w:rsidRPr="002B3D85">
        <w:rPr>
          <w:rFonts w:ascii="Times New Roman" w:hAnsi="Times New Roman" w:cs="Times New Roman"/>
        </w:rPr>
        <w:t>(</w:t>
      </w:r>
      <w:r w:rsidRPr="002B3D85">
        <w:rPr>
          <w:rFonts w:ascii="Times New Roman" w:hAnsi="Times New Roman" w:cs="Times New Roman"/>
          <w:i/>
        </w:rPr>
        <w:t>r</w:t>
      </w:r>
      <w:r w:rsidRPr="002B3D85">
        <w:rPr>
          <w:rFonts w:ascii="Times New Roman" w:hAnsi="Times New Roman" w:cs="Times New Roman"/>
        </w:rPr>
        <w:t xml:space="preserve"> = </w:t>
      </w:r>
      <w:r w:rsidRPr="002B3D85">
        <w:rPr>
          <w:rFonts w:ascii="Times New Roman" w:hAnsi="Times New Roman" w:cs="Times New Roman"/>
          <w:lang w:eastAsia="en-GB"/>
        </w:rPr>
        <w:t>.05, n = 2</w:t>
      </w:r>
      <w:r>
        <w:rPr>
          <w:rFonts w:ascii="Times New Roman" w:hAnsi="Times New Roman" w:cs="Times New Roman"/>
          <w:lang w:eastAsia="en-GB"/>
        </w:rPr>
        <w:t>7</w:t>
      </w:r>
      <w:r w:rsidRPr="002B3D85">
        <w:rPr>
          <w:rFonts w:ascii="Times New Roman" w:hAnsi="Times New Roman" w:cs="Times New Roman"/>
          <w:lang w:eastAsia="en-GB"/>
        </w:rPr>
        <w:t xml:space="preserve">, </w:t>
      </w:r>
      <w:r w:rsidRPr="002B3D85">
        <w:rPr>
          <w:rFonts w:ascii="Times New Roman" w:hAnsi="Times New Roman" w:cs="Times New Roman"/>
          <w:i/>
          <w:lang w:eastAsia="en-GB"/>
        </w:rPr>
        <w:t xml:space="preserve">p </w:t>
      </w:r>
      <w:r w:rsidRPr="002B3D85">
        <w:rPr>
          <w:rFonts w:ascii="Times New Roman" w:hAnsi="Times New Roman" w:cs="Times New Roman"/>
          <w:lang w:eastAsia="en-GB"/>
        </w:rPr>
        <w:t xml:space="preserve">= .816). </w:t>
      </w:r>
    </w:p>
    <w:p w:rsidR="00C838B1" w:rsidRPr="002B3D85" w:rsidRDefault="00C838B1" w:rsidP="00C838B1">
      <w:pPr>
        <w:rPr>
          <w:rFonts w:eastAsia="Calibri"/>
          <w:b/>
          <w:bCs/>
        </w:rPr>
      </w:pPr>
    </w:p>
    <w:p w:rsidR="00C838B1" w:rsidRDefault="00D65CFC" w:rsidP="00C838B1">
      <w:pPr>
        <w:pStyle w:val="Default"/>
        <w:ind w:firstLine="0"/>
        <w:rPr>
          <w:rFonts w:ascii="Times New Roman" w:hAnsi="Times New Roman" w:cs="Times New Roman"/>
          <w:b/>
          <w:bCs/>
          <w:color w:val="auto"/>
        </w:rPr>
      </w:pPr>
      <w:r>
        <w:rPr>
          <w:rFonts w:ascii="Times New Roman" w:hAnsi="Times New Roman" w:cs="Times New Roman"/>
          <w:b/>
          <w:bCs/>
          <w:color w:val="auto"/>
        </w:rPr>
        <w:t xml:space="preserve">4. </w:t>
      </w:r>
      <w:r w:rsidR="00C838B1" w:rsidRPr="002B3D85">
        <w:rPr>
          <w:rFonts w:ascii="Times New Roman" w:hAnsi="Times New Roman" w:cs="Times New Roman"/>
          <w:b/>
          <w:bCs/>
          <w:color w:val="auto"/>
        </w:rPr>
        <w:t xml:space="preserve">Discussion </w:t>
      </w:r>
    </w:p>
    <w:p w:rsidR="00C838B1" w:rsidRDefault="00C838B1" w:rsidP="00C838B1">
      <w:pPr>
        <w:spacing w:line="480" w:lineRule="auto"/>
      </w:pPr>
      <w:r w:rsidRPr="002B3D85">
        <w:t xml:space="preserve">This meta-analysis found sex differences in </w:t>
      </w:r>
      <w:r>
        <w:t xml:space="preserve">the preferences </w:t>
      </w:r>
      <w:r w:rsidRPr="002B3D85">
        <w:t>for male-typed and female-typed toys</w:t>
      </w:r>
      <w:r>
        <w:t xml:space="preserve"> among </w:t>
      </w:r>
      <w:r w:rsidRPr="002B3D85">
        <w:t>boys and girls</w:t>
      </w:r>
      <w:r w:rsidRPr="00AD107F">
        <w:rPr>
          <w:rFonts w:eastAsia="Times New Roman"/>
        </w:rPr>
        <w:t xml:space="preserve"> </w:t>
      </w:r>
      <w:r>
        <w:rPr>
          <w:rFonts w:eastAsia="Times New Roman"/>
        </w:rPr>
        <w:t>aged between one and eight years in the predicted directions</w:t>
      </w:r>
      <w:r w:rsidRPr="002B3D85">
        <w:t xml:space="preserve">; boys played with male-typed toys more than girls did and girls played more with female-typed toys than boys did. The effect sizes of these differences were large </w:t>
      </w:r>
      <w:r w:rsidRPr="00AF41C8">
        <w:t xml:space="preserve">(Cohen’s </w:t>
      </w:r>
      <w:r w:rsidRPr="00AF41C8">
        <w:rPr>
          <w:i/>
        </w:rPr>
        <w:t>d</w:t>
      </w:r>
      <w:r w:rsidRPr="00AF41C8">
        <w:t xml:space="preserve"> = 1.03 and </w:t>
      </w:r>
      <w:r w:rsidRPr="00AF41C8">
        <w:rPr>
          <w:i/>
        </w:rPr>
        <w:t>d</w:t>
      </w:r>
      <w:r w:rsidRPr="00AF41C8">
        <w:t xml:space="preserve"> = -0.91, respectively).</w:t>
      </w:r>
      <w:r w:rsidRPr="002B3D85">
        <w:t xml:space="preserve"> This finding, from 1</w:t>
      </w:r>
      <w:r>
        <w:t>6</w:t>
      </w:r>
      <w:r w:rsidRPr="002B3D85">
        <w:t xml:space="preserve"> </w:t>
      </w:r>
      <w:r>
        <w:t xml:space="preserve">observational </w:t>
      </w:r>
      <w:r w:rsidRPr="002B3D85">
        <w:t xml:space="preserve">studies measuring boys’ and girls’ independent choice of  ‘gender-typed’ toys in free play situations, is consistent with the wider literature on sex-differences in play; both observational and questionnaire data indicate that typically developing boys and girls prefer different toys </w:t>
      </w:r>
      <w:r w:rsidR="00067FA4" w:rsidRPr="002B3D85">
        <w:fldChar w:fldCharType="begin"/>
      </w:r>
      <w:r w:rsidRPr="002B3D85">
        <w:instrText xml:space="preserve"> ADDIN ZOTERO_ITEM CSL_CITATION {"citationID":"1b801anpci","properties":{"formattedCitation":"(Hines, 2004)","plainCitation":"(Hines, 2004)"},"citationItems":[{"id":221,"uris":["http://zotero.org/users/local/68R3OVFr/items/C2QVH5BE"],"uri":["http://zotero.org/users/local/68R3OVFr/items/C2QVH5BE"],"itemData":{"id":221,"type":"book","title":"Brain gender","publisher":"Oxford University Press","source":"Google Scholar","author":[{"family":"Hines","given":"Melissa"}],"issued":{"date-parts":[["2004"]]},"accessed":{"date-parts":[["2015",6,10]]}}}],"schema":"https://github.com/citation-style-language/schema/raw/master/csl-citation.json"} </w:instrText>
      </w:r>
      <w:r w:rsidR="00067FA4" w:rsidRPr="002B3D85">
        <w:fldChar w:fldCharType="separate"/>
      </w:r>
      <w:r w:rsidRPr="002B3D85">
        <w:t>(Hines, 2004)</w:t>
      </w:r>
      <w:r w:rsidR="00067FA4" w:rsidRPr="002B3D85">
        <w:fldChar w:fldCharType="end"/>
      </w:r>
      <w:r w:rsidRPr="002B3D85">
        <w:t>. Meta-regression detected no significant effect of the presence/absence of an adult</w:t>
      </w:r>
      <w:r w:rsidRPr="006A149E">
        <w:t>, the study setting, the</w:t>
      </w:r>
      <w:r w:rsidRPr="002B3D85">
        <w:t xml:space="preserve"> gender equality status of the country, year of publication, and presence of ‘gender-neutral’ toys indicating a consistent effect of child sex on toy preference across a range of environmental circumstances. However, further analysis revealed significant effects of age and indicated </w:t>
      </w:r>
      <w:r w:rsidRPr="002B3D85">
        <w:lastRenderedPageBreak/>
        <w:t xml:space="preserve">that boys’ and girls’ preferences develop differently with age and may be subject to differential change over </w:t>
      </w:r>
      <w:r>
        <w:t xml:space="preserve">contexts and </w:t>
      </w:r>
      <w:r w:rsidRPr="002B3D85">
        <w:t>historical time.</w:t>
      </w:r>
      <w:r>
        <w:t xml:space="preserve">  </w:t>
      </w:r>
    </w:p>
    <w:p w:rsidR="00C838B1" w:rsidRPr="002B3D85" w:rsidRDefault="00D65CFC" w:rsidP="00D65CFC">
      <w:pPr>
        <w:pStyle w:val="Default"/>
        <w:ind w:firstLine="0"/>
        <w:rPr>
          <w:rFonts w:ascii="Times New Roman" w:hAnsi="Times New Roman" w:cs="Times New Roman"/>
          <w:b/>
        </w:rPr>
      </w:pPr>
      <w:r>
        <w:rPr>
          <w:rFonts w:ascii="Times New Roman" w:hAnsi="Times New Roman" w:cs="Times New Roman"/>
          <w:b/>
          <w:i/>
        </w:rPr>
        <w:t xml:space="preserve">4.1 </w:t>
      </w:r>
      <w:r w:rsidR="00C838B1" w:rsidRPr="002B3D85">
        <w:rPr>
          <w:rFonts w:ascii="Times New Roman" w:hAnsi="Times New Roman" w:cs="Times New Roman"/>
          <w:b/>
          <w:i/>
        </w:rPr>
        <w:t>The effect of age</w:t>
      </w:r>
    </w:p>
    <w:p w:rsidR="00C838B1" w:rsidRPr="002B3D85" w:rsidRDefault="00C838B1" w:rsidP="00C838B1">
      <w:pPr>
        <w:autoSpaceDE w:val="0"/>
        <w:autoSpaceDN w:val="0"/>
        <w:adjustRightInd w:val="0"/>
        <w:spacing w:line="480" w:lineRule="auto"/>
      </w:pPr>
      <w:r>
        <w:rPr>
          <w:rFonts w:eastAsia="Times New Roman"/>
        </w:rPr>
        <w:t xml:space="preserve">The included studies of children’s independent behaviour varied by social, geographical and historical context and by stimuli representative of toy type. </w:t>
      </w:r>
      <w:r w:rsidRPr="002B3D85">
        <w:rPr>
          <w:rFonts w:eastAsia="Times New Roman"/>
        </w:rPr>
        <w:t xml:space="preserve">Although the meta-regressions reported in Section </w:t>
      </w:r>
      <w:r w:rsidR="00D65CFC">
        <w:rPr>
          <w:rFonts w:eastAsia="Times New Roman"/>
        </w:rPr>
        <w:t>3.3</w:t>
      </w:r>
      <w:r w:rsidRPr="002B3D85">
        <w:rPr>
          <w:rFonts w:eastAsia="Times New Roman"/>
        </w:rPr>
        <w:t xml:space="preserve"> found no effect of age, this may have been due to nonlinearity in the data for girls (Figure 4b). In Section </w:t>
      </w:r>
      <w:r w:rsidR="00D65CFC">
        <w:rPr>
          <w:rFonts w:eastAsia="Times New Roman"/>
        </w:rPr>
        <w:t>3.5</w:t>
      </w:r>
      <w:r w:rsidRPr="002B3D85">
        <w:rPr>
          <w:rFonts w:eastAsia="Times New Roman"/>
        </w:rPr>
        <w:t>, the a</w:t>
      </w:r>
      <w:r w:rsidRPr="002B3D85">
        <w:t>nalysis of percentage of time played with ‘male-typed’ toys relative to ‘female-typed’ toys by boys and girls separately indicates that boys and girls show different developmental patterns with respect to toy preference. For boys there is a clear positive correlation between time playing with ‘male-typed’ toys and age</w:t>
      </w:r>
      <w:r>
        <w:t>,</w:t>
      </w:r>
      <w:r w:rsidRPr="002B3D85">
        <w:t xml:space="preserve"> but </w:t>
      </w:r>
      <w:r>
        <w:t>the findings for girls do not show a mirror image of that profile. F</w:t>
      </w:r>
      <w:r w:rsidRPr="002B3D85">
        <w:t>or girls there is</w:t>
      </w:r>
      <w:r>
        <w:t xml:space="preserve"> a </w:t>
      </w:r>
      <w:r w:rsidRPr="002B3D85">
        <w:t>clear negative quadratic (inverted U shaped) correlation with age. Figure 4a suggests that younger boys (up to ~20 months) play relatively more with ‘female-typed’ toys, whereas Figure 4b suggests that girls’ interest in ‘male-typ</w:t>
      </w:r>
      <w:r>
        <w:t>ed’ toys peaks ~4yrs and then t</w:t>
      </w:r>
      <w:r w:rsidRPr="002B3D85">
        <w:t xml:space="preserve">ails off somewhat. </w:t>
      </w:r>
      <w:r>
        <w:t xml:space="preserve">Although </w:t>
      </w:r>
      <w:r w:rsidRPr="002B3D85">
        <w:t xml:space="preserve">Table 5 shows that this finding for girls was </w:t>
      </w:r>
      <w:proofErr w:type="spellStart"/>
      <w:r w:rsidRPr="002B3D85">
        <w:t>nonsignificant</w:t>
      </w:r>
      <w:proofErr w:type="spellEnd"/>
      <w:r w:rsidRPr="002B3D85">
        <w:t xml:space="preserve">, the significance of the trend cannot be detected by linear regression because the trend is nonlinear. Our findings, therefore, are consistent with an effect of cognitive development and </w:t>
      </w:r>
      <w:r>
        <w:t xml:space="preserve">differential </w:t>
      </w:r>
      <w:r w:rsidRPr="002B3D85">
        <w:t>sociali</w:t>
      </w:r>
      <w:r>
        <w:t>s</w:t>
      </w:r>
      <w:r w:rsidRPr="002B3D85">
        <w:t xml:space="preserve">ation on the strength of </w:t>
      </w:r>
      <w:r>
        <w:t>boys’ and girls’</w:t>
      </w:r>
      <w:r w:rsidRPr="002B3D85">
        <w:t xml:space="preserve"> preferences for gender-typed toys. </w:t>
      </w:r>
    </w:p>
    <w:p w:rsidR="00C838B1" w:rsidRDefault="00405A5C" w:rsidP="00D65CFC">
      <w:pPr>
        <w:autoSpaceDE w:val="0"/>
        <w:autoSpaceDN w:val="0"/>
        <w:adjustRightInd w:val="0"/>
        <w:spacing w:line="480" w:lineRule="auto"/>
        <w:ind w:firstLine="720"/>
      </w:pPr>
      <w:r>
        <w:t xml:space="preserve">These findings may indicate the differential effects of social experiences on boys’ and girls’ cognitive development. </w:t>
      </w:r>
      <w:r w:rsidR="00C838B1">
        <w:t xml:space="preserve">Infants’ application of </w:t>
      </w:r>
      <w:r w:rsidR="00C838B1" w:rsidRPr="002B3D85">
        <w:t>rigid stereotypes</w:t>
      </w:r>
      <w:r w:rsidR="00C838B1">
        <w:t xml:space="preserve"> may be consequential on the </w:t>
      </w:r>
      <w:r w:rsidR="00C838B1" w:rsidRPr="002B3D85">
        <w:t xml:space="preserve">acquisition of a gendered identity and </w:t>
      </w:r>
      <w:r w:rsidR="00C838B1">
        <w:t xml:space="preserve">their </w:t>
      </w:r>
      <w:r w:rsidR="00C838B1" w:rsidRPr="002B3D85">
        <w:t xml:space="preserve">accumulation of </w:t>
      </w:r>
      <w:r w:rsidR="00C838B1">
        <w:t xml:space="preserve"> </w:t>
      </w:r>
      <w:r w:rsidR="00C838B1" w:rsidRPr="002B3D85">
        <w:t>knowledge about typical gendered behavio</w:t>
      </w:r>
      <w:r w:rsidR="00C838B1">
        <w:t>u</w:t>
      </w:r>
      <w:r w:rsidR="00C838B1" w:rsidRPr="002B3D85">
        <w:t xml:space="preserve">r in others </w:t>
      </w:r>
      <w:r w:rsidR="00067FA4" w:rsidRPr="002B3D85">
        <w:fldChar w:fldCharType="begin"/>
      </w:r>
      <w:r w:rsidR="00C838B1" w:rsidRPr="002B3D85">
        <w:instrText xml:space="preserve"> ADDIN ZOTERO_ITEM CSL_CITATION {"citationID":"2i5pvvui1i","properties":{"formattedCitation":"(Zosuls et al., 2009)","plainCitation":"(Zosuls et al., 2009)"},"citationItems":[{"id":356,"uris":["http://zotero.org/users/local/68R3OVFr/items/UAHNP8QF"],"uri":["http://zotero.org/users/local/68R3OVFr/items/UAHNP8QF"],"itemData":{"id":356,"type":"article-journal","title":"The acquisition of gender labels in infancy: Implications for gender-typed play.","container-title":"Developmental Psychology","page":"688","volume":"45","issue":"3","source":"Google Scholar","shortTitle":"The acquisition of gender labels in infancy","author":[{"family":"Zosuls","given":"Kristina M."},{"family":"Ruble","given":"Diane N."},{"family":"Tamis-LeMonda","given":"Catherine S."},{"family":"Shrout","given":"Patrick E."},{"family":"Bornstein","given":"Marc H."},{"family":"Greulich","given":"Faith K."}],"issued":{"date-parts":[["2009"]]},"accessed":{"date-parts":[["2015",6,10]]}}}],"schema":"https://github.com/citation-style-language/schema/raw/master/csl-citation.json"} </w:instrText>
      </w:r>
      <w:r w:rsidR="00067FA4" w:rsidRPr="002B3D85">
        <w:fldChar w:fldCharType="separate"/>
      </w:r>
      <w:r w:rsidR="00C838B1" w:rsidRPr="002B3D85">
        <w:t>(Zosuls et al., 2009)</w:t>
      </w:r>
      <w:r w:rsidR="00067FA4" w:rsidRPr="002B3D85">
        <w:fldChar w:fldCharType="end"/>
      </w:r>
      <w:r w:rsidR="00C838B1">
        <w:t xml:space="preserve">. This view is consistent with our finding of an increase in the </w:t>
      </w:r>
      <w:r w:rsidR="00C838B1" w:rsidRPr="002B3D85">
        <w:t>magnitude of boys’ and girls’ free preference for toys typed to their own gender</w:t>
      </w:r>
      <w:r w:rsidR="00C838B1" w:rsidRPr="00606CB8">
        <w:t xml:space="preserve"> </w:t>
      </w:r>
      <w:r w:rsidR="00C838B1">
        <w:t>across this age period</w:t>
      </w:r>
      <w:r w:rsidR="00C838B1" w:rsidRPr="002B3D85">
        <w:t>.</w:t>
      </w:r>
      <w:r w:rsidR="00C838B1">
        <w:t xml:space="preserve"> </w:t>
      </w:r>
      <w:r w:rsidR="00C838B1" w:rsidRPr="002B3D85">
        <w:t>After infancy, social influences</w:t>
      </w:r>
      <w:r w:rsidR="00C838B1">
        <w:t xml:space="preserve"> (from parents, peers, educators and the media) are more accessible to children and are likely to differ, by gender, in both </w:t>
      </w:r>
      <w:r w:rsidR="00C838B1">
        <w:lastRenderedPageBreak/>
        <w:t xml:space="preserve">focus and intensity, according to prevailing norms of gendered attitudes and behaviour. </w:t>
      </w:r>
      <w:r w:rsidR="00C838B1" w:rsidRPr="002B3D85">
        <w:t xml:space="preserve"> </w:t>
      </w:r>
      <w:r w:rsidR="00C838B1">
        <w:t>C</w:t>
      </w:r>
      <w:r w:rsidR="00C838B1" w:rsidRPr="002B3D85">
        <w:t xml:space="preserve">hildren’s stereotypical beliefs </w:t>
      </w:r>
      <w:r w:rsidR="00C838B1">
        <w:t>increase from the ages of 3 to 5 years (</w:t>
      </w:r>
      <w:proofErr w:type="spellStart"/>
      <w:r w:rsidR="00C838B1">
        <w:t>Halim</w:t>
      </w:r>
      <w:proofErr w:type="spellEnd"/>
      <w:r w:rsidR="00C838B1">
        <w:t xml:space="preserve">, </w:t>
      </w:r>
      <w:proofErr w:type="spellStart"/>
      <w:r w:rsidR="00C838B1">
        <w:t>Ruble</w:t>
      </w:r>
      <w:proofErr w:type="spellEnd"/>
      <w:r w:rsidR="00C838B1">
        <w:t xml:space="preserve">, </w:t>
      </w:r>
      <w:proofErr w:type="spellStart"/>
      <w:r w:rsidR="00C838B1">
        <w:t>Tamis-LeMonda</w:t>
      </w:r>
      <w:proofErr w:type="spellEnd"/>
      <w:r w:rsidR="00C838B1">
        <w:t xml:space="preserve"> &amp; </w:t>
      </w:r>
      <w:proofErr w:type="spellStart"/>
      <w:r w:rsidR="00C838B1">
        <w:t>Shrout</w:t>
      </w:r>
      <w:proofErr w:type="spellEnd"/>
      <w:r w:rsidR="00C838B1">
        <w:t xml:space="preserve">, 2013), </w:t>
      </w:r>
      <w:r w:rsidR="00C838B1" w:rsidRPr="002B3D85">
        <w:t xml:space="preserve">peak between the ages of 5-7 years and become more flexible thereafter </w:t>
      </w:r>
      <w:r w:rsidR="00067FA4" w:rsidRPr="002B3D85">
        <w:fldChar w:fldCharType="begin"/>
      </w:r>
      <w:r w:rsidR="00C838B1" w:rsidRPr="002B3D85">
        <w:instrText xml:space="preserve"> ADDIN ZOTERO_ITEM CSL_CITATION {"citationID":"185hi8a60s","properties":{"formattedCitation":"(Trautner et al., 2005)","plainCitation":"(Trautner et al., 2005)"},"citationItems":[{"id":337,"uris":["http://zotero.org/users/local/68R3OVFr/items/HWIID4WT"],"uri":["http://zotero.org/users/local/68R3OVFr/items/HWIID4WT"],"itemData":{"id":337,"type":"article-journal","title":"Rigidity and flexibility of gender stereotypes in childhood: Developmental or differential?","container-title":"Infant and Child Development","page":"365–381","volume":"14","issue":"4","source":"Google Scholar","shortTitle":"Rigidity and flexibility of gender stereotypes in childhood","author":[{"family":"Trautner","given":"Hanns M."},{"family":"Ruble","given":"Diane N."},{"family":"Cyphers","given":"Lisa"},{"family":"Kirsten","given":"Barbara"},{"family":"Behrendt","given":"Regina"},{"family":"Hartmann","given":"Petra"}],"issued":{"date-parts":[["2005"]]},"accessed":{"date-parts":[["2015",6,10]]}}}],"schema":"https://github.com/citation-style-language/schema/raw/master/csl-citation.json"} </w:instrText>
      </w:r>
      <w:r w:rsidR="00067FA4" w:rsidRPr="002B3D85">
        <w:fldChar w:fldCharType="separate"/>
      </w:r>
      <w:r w:rsidR="00C838B1" w:rsidRPr="002B3D85">
        <w:t>(Trautner et al., 2005)</w:t>
      </w:r>
      <w:r w:rsidR="00067FA4" w:rsidRPr="002B3D85">
        <w:fldChar w:fldCharType="end"/>
      </w:r>
      <w:r w:rsidR="00C838B1" w:rsidRPr="002B3D85">
        <w:t>, p</w:t>
      </w:r>
      <w:r w:rsidR="00C838B1">
        <w:t xml:space="preserve">erhaps because </w:t>
      </w:r>
      <w:r w:rsidR="00C838B1" w:rsidRPr="002B3D85">
        <w:t xml:space="preserve">children gain an appreciation of individual differences in preferences. The trend for age-related changes identified in this meta-analysis fits the view that the strength of stereotypes will “wax and wane across development” </w:t>
      </w:r>
      <w:r w:rsidR="00067FA4" w:rsidRPr="002B3D85">
        <w:fldChar w:fldCharType="begin"/>
      </w:r>
      <w:r w:rsidR="00C838B1" w:rsidRPr="002B3D85">
        <w:instrText xml:space="preserve"> ADDIN ZOTERO_ITEM CSL_CITATION {"citationID":"1hfhctn1qd","properties":{"formattedCitation":"(Martin &amp; Ruble, 2004)","plainCitation":"(Martin &amp; Ruble, 2004)"},"citationItems":[{"id":250,"uris":["http://zotero.org/users/local/68R3OVFr/items/5I2BR7MR"],"uri":["http://zotero.org/users/local/68R3OVFr/items/5I2BR7MR"],"itemData":{"id":250,"type":"article-journal","title":"Children's search for gender cues cognitive perspectives on gender development","container-title":"Current directions in psychological science","page":"67–70","volume":"13","issue":"2","source":"Google Scholar","author":[{"family":"Martin","given":"Carol Lynn"},{"family":"Ruble","given":"Diane"}],"issued":{"date-parts":[["2004"]]},"accessed":{"date-parts":[["2015",6,10]]}}}],"schema":"https://github.com/citation-style-language/schema/raw/master/csl-citation.json"} </w:instrText>
      </w:r>
      <w:r w:rsidR="00067FA4" w:rsidRPr="002B3D85">
        <w:fldChar w:fldCharType="separate"/>
      </w:r>
      <w:r w:rsidR="00C838B1" w:rsidRPr="002B3D85">
        <w:t>(Martin &amp; Ruble</w:t>
      </w:r>
      <w:r w:rsidR="00C838B1">
        <w:t>,</w:t>
      </w:r>
      <w:r w:rsidR="00C838B1" w:rsidRPr="002B3D85">
        <w:t xml:space="preserve"> 2004,</w:t>
      </w:r>
      <w:r w:rsidR="00067FA4" w:rsidRPr="002B3D85">
        <w:fldChar w:fldCharType="end"/>
      </w:r>
      <w:r w:rsidR="00C838B1" w:rsidRPr="002B3D85">
        <w:t xml:space="preserve"> p. 68) but indicates that transition away from greater rigidity may begin earlier than suggested</w:t>
      </w:r>
      <w:r w:rsidR="00C838B1">
        <w:t xml:space="preserve">. </w:t>
      </w:r>
    </w:p>
    <w:p w:rsidR="00C838B1" w:rsidRPr="002B3D85" w:rsidRDefault="00C838B1" w:rsidP="00D65CFC">
      <w:pPr>
        <w:autoSpaceDE w:val="0"/>
        <w:autoSpaceDN w:val="0"/>
        <w:adjustRightInd w:val="0"/>
        <w:spacing w:line="480" w:lineRule="auto"/>
        <w:ind w:firstLine="720"/>
        <w:rPr>
          <w:i/>
        </w:rPr>
      </w:pPr>
      <w:r>
        <w:t xml:space="preserve">A less </w:t>
      </w:r>
      <w:r w:rsidRPr="002B3D85">
        <w:t xml:space="preserve">flexible application of stereotypes in younger children </w:t>
      </w:r>
      <w:r>
        <w:t>is indicated by the finding that three- and five</w:t>
      </w:r>
      <w:r w:rsidRPr="002B3D85">
        <w:t xml:space="preserve">-year-old children ridicule same-sex peers who play with ‘cross-sex’ toys </w:t>
      </w:r>
      <w:r w:rsidR="00067FA4" w:rsidRPr="006271BE">
        <w:fldChar w:fldCharType="begin"/>
      </w:r>
      <w:r w:rsidRPr="006271BE">
        <w:instrText xml:space="preserve"> ADDIN ZOTERO_ITEM CSL_CITATION {"citationID":"1bbqg298nd","properties":{"formattedCitation":"(Langlois &amp; Downs, 1980)","plainCitation":"(Langlois &amp; Downs, 1980)"},"citationItems":[{"id":232,"uris":["http://zotero.org/users/local/68R3OVFr/items/292MKRAG"],"uri":["http://zotero.org/users/local/68R3OVFr/items/292MKRAG"],"itemData":{"id":232,"type":"article-journal","title":"Mothers, fathers, and peers as socialization agents of sex-typed play behaviors in young children","container-title":"Child development","page":"1237–1247","source":"Google Scholar","author":[{"family":"Langlois","given":"Judith H."},{"family":"Downs","given":"A. Chris"}],"issued":{"date-parts":[["1980"]]},"accessed":{"date-parts":[["2015",6,10]]}}}],"schema":"https://github.com/citation-style-language/schema/raw/master/csl-citation.json"} </w:instrText>
      </w:r>
      <w:r w:rsidR="00067FA4" w:rsidRPr="006271BE">
        <w:fldChar w:fldCharType="separate"/>
      </w:r>
      <w:r w:rsidRPr="006271BE">
        <w:t>(Langlois &amp; Downs, 1980)</w:t>
      </w:r>
      <w:r w:rsidR="00067FA4" w:rsidRPr="006271BE">
        <w:fldChar w:fldCharType="end"/>
      </w:r>
      <w:r w:rsidRPr="002B3D85">
        <w:t xml:space="preserve"> </w:t>
      </w:r>
      <w:r>
        <w:t xml:space="preserve">and </w:t>
      </w:r>
      <w:r w:rsidRPr="002B3D85">
        <w:t xml:space="preserve">this tendency </w:t>
      </w:r>
      <w:r>
        <w:t xml:space="preserve">possibly </w:t>
      </w:r>
      <w:r w:rsidRPr="002B3D85">
        <w:t xml:space="preserve">persists longer </w:t>
      </w:r>
      <w:r w:rsidRPr="006271BE">
        <w:t>for boy</w:t>
      </w:r>
      <w:r>
        <w:t>s</w:t>
      </w:r>
      <w:r w:rsidRPr="002B3D85">
        <w:t xml:space="preserve">. The oldest children in the included studies were </w:t>
      </w:r>
      <w:r>
        <w:t>aged about 8 years</w:t>
      </w:r>
      <w:r w:rsidRPr="002B3D85">
        <w:t xml:space="preserve">, which may have been too </w:t>
      </w:r>
      <w:r>
        <w:t xml:space="preserve">early </w:t>
      </w:r>
      <w:r w:rsidRPr="002B3D85">
        <w:t>to detect a reduction in boys’ stereotyped behavio</w:t>
      </w:r>
      <w:r>
        <w:t>u</w:t>
      </w:r>
      <w:r w:rsidRPr="002B3D85">
        <w:t xml:space="preserve">r. </w:t>
      </w:r>
      <w:r>
        <w:t xml:space="preserve">Our findings indicate </w:t>
      </w:r>
      <w:r w:rsidRPr="002B3D85">
        <w:t xml:space="preserve">that reduction in gender-typed toy preference may apply only, or more, to girls. This change is consistent with the finding from a questionnaire study that, as age increased, both girls and boys increasingly requested ‘male-typed’ toys as gifts </w:t>
      </w:r>
      <w:r w:rsidR="00067FA4" w:rsidRPr="002B3D85">
        <w:fldChar w:fldCharType="begin"/>
      </w:r>
      <w:r w:rsidRPr="002B3D85">
        <w:instrText xml:space="preserve"> ADDIN ZOTERO_ITEM CSL_CITATION {"citationID":"dh0pm746c","properties":{"formattedCitation":"(Etaugh &amp; Liss, 1992)","plainCitation":"(Etaugh &amp; Liss, 1992)"},"citationItems":[{"id":200,"uris":["http://zotero.org/users/local/68R3OVFr/items/Z9B6ZN4S"],"uri":["http://zotero.org/users/local/68R3OVFr/items/Z9B6ZN4S"],"itemData":{"id":200,"type":"article-journal","title":"Home, school, and playroom: Training grounds for adult gender roles","container-title":"Sex roles","page":"129–147","volume":"26","issue":"3-4","source":"Google Scholar","shortTitle":"Home, school, and playroom","author":[{"family":"Etaugh","given":"Claire"},{"family":"Liss","given":"Marsha B."}],"issued":{"date-parts":[["1992"]]},"accessed":{"date-parts":[["2015",6,10]]}}}],"schema":"https://github.com/citation-style-language/schema/raw/master/csl-citation.json"} </w:instrText>
      </w:r>
      <w:r w:rsidR="00067FA4" w:rsidRPr="002B3D85">
        <w:fldChar w:fldCharType="separate"/>
      </w:r>
      <w:r w:rsidRPr="002B3D85">
        <w:t>(Etaugh &amp; Liss, 1992)</w:t>
      </w:r>
      <w:r w:rsidR="00067FA4" w:rsidRPr="002B3D85">
        <w:fldChar w:fldCharType="end"/>
      </w:r>
      <w:r w:rsidRPr="002B3D85">
        <w:t>.</w:t>
      </w:r>
    </w:p>
    <w:p w:rsidR="00C838B1" w:rsidRDefault="00C838B1" w:rsidP="00D65CFC">
      <w:pPr>
        <w:spacing w:line="480" w:lineRule="auto"/>
        <w:ind w:firstLine="720"/>
      </w:pPr>
      <w:r w:rsidRPr="002B3D85">
        <w:t xml:space="preserve">Of </w:t>
      </w:r>
      <w:r>
        <w:t xml:space="preserve">the four included </w:t>
      </w:r>
      <w:r w:rsidRPr="002B3D85">
        <w:t xml:space="preserve">studies </w:t>
      </w:r>
      <w:r>
        <w:t>reporting</w:t>
      </w:r>
      <w:r w:rsidRPr="002B3D85">
        <w:t xml:space="preserve"> age comparisons, one found that both boys and girls played longer with female-typed toys as age increased </w:t>
      </w:r>
      <w:r w:rsidR="00067FA4" w:rsidRPr="002B3D85">
        <w:rPr>
          <w:color w:val="333333"/>
        </w:rPr>
        <w:fldChar w:fldCharType="begin"/>
      </w:r>
      <w:r w:rsidRPr="002B3D85">
        <w:rPr>
          <w:color w:val="333333"/>
        </w:rPr>
        <w:instrText xml:space="preserve"> ADDIN ZOTERO_ITEM CSL_CITATION {"citationID":"1mbe7li46l","properties":{"formattedCitation":"(Schau et al., 1980)","plainCitation":"(Schau et al., 1980)"},"citationItems":[{"id":302,"uris":["http://zotero.org/users/local/68R3OVFr/items/NZU59J2N"],"uri":["http://zotero.org/users/local/68R3OVFr/items/NZU59J2N"],"itemData":{"id":302,"type":"article-journal","title":"The relationships of parental expectations and preschool children's verbal sex typing to their sex-typed toy play behavior","container-title":"Child Development","page":"266–270","source":"Google Scholar","author":[{"family":"Schau","given":"Candace Garrett"},{"family":"Kahn","given":"Lynne"},{"family":"Diepold","given":"John H."},{"family":"Cherry","given":"Frances"}],"issued":{"date-parts":[["1980"]]},"accessed":{"date-parts":[["2015",6,10]]}}}],"schema":"https://github.com/citation-style-language/schema/raw/master/csl-citation.json"} </w:instrText>
      </w:r>
      <w:r w:rsidR="00067FA4" w:rsidRPr="002B3D85">
        <w:rPr>
          <w:color w:val="333333"/>
        </w:rPr>
        <w:fldChar w:fldCharType="separate"/>
      </w:r>
      <w:r w:rsidRPr="002B3D85">
        <w:t>(Schau et al., 1980)</w:t>
      </w:r>
      <w:r w:rsidR="00067FA4" w:rsidRPr="002B3D85">
        <w:rPr>
          <w:color w:val="333333"/>
        </w:rPr>
        <w:fldChar w:fldCharType="end"/>
      </w:r>
      <w:r>
        <w:rPr>
          <w:color w:val="333333"/>
        </w:rPr>
        <w:t xml:space="preserve"> and</w:t>
      </w:r>
      <w:r>
        <w:t xml:space="preserve"> another that boys’ play time with a truck and doll were relatively consistent across the ages of 24 and 36 months whereas girls’ play time with both of these toys increased slightly with age (Zosuls, </w:t>
      </w:r>
      <w:r w:rsidR="001576B9">
        <w:t>et al.</w:t>
      </w:r>
      <w:r>
        <w:t>, 2014). T</w:t>
      </w:r>
      <w:r w:rsidRPr="002B3D85">
        <w:t>he other</w:t>
      </w:r>
      <w:r>
        <w:t>s</w:t>
      </w:r>
      <w:r w:rsidRPr="002B3D85">
        <w:t xml:space="preserve"> show that female-typed toys became less interesting to girls as well as boys with age </w:t>
      </w:r>
      <w:r w:rsidR="00067FA4" w:rsidRPr="002B3D85">
        <w:fldChar w:fldCharType="begin"/>
      </w:r>
      <w:r w:rsidRPr="002B3D85">
        <w:instrText xml:space="preserve"> ADDIN ZOTERO_ITEM CSL_CITATION {"citationID":"20q40j0qnq","properties":{"formattedCitation":"(Servin et al., 1999; Todd et al., in review)","plainCitation":"(Servin et al., 1999; Todd et al., in review)"},"citationItems":[{"id":316,"uris":["http://zotero.org/users/local/68R3OVFr/items/GCQM69Z4"],"uri":["http://zotero.org/users/local/68R3OVFr/items/GCQM69Z4"],"itemData":{"id":316,"type":"article-journal","title":"Sex differences in 1-, 3-, and 5-year-olds' toy-choice in a structured play-session","container-title":"Scandinavian journal of psychology","page":"43–48","volume":"40","issue":"1","source":"Google Scholar","author":[{"family":"Servin","given":"Anna"},{"family":"Bohlin","given":"Gunilla"},{"family":"Berlin","given":"Lisa"}],"issued":{"date-parts":[["1999"]]},"accessed":{"date-parts":[["2015",6,10]]}}},{"id":363,"uris":["http://zotero.org/users/local/68R3OVFr/items/8SFCZRQH"],"uri":["http://zotero.org/users/local/68R3OVFr/items/8SFCZRQH"],"itemData":{"id":363,"type":"article-journal","title":"Preferences for sex-typed toys in boys and girls aged nine to 32 months","author":[{"family":"Todd","given":"Brenda"},{"family":"Thommessen","given":"Sarah A O"},{"family":"Barry","given":"John A."}],"issued":{"literal":"in review"}}}],"schema":"https://github.com/citation-style-language/schema/raw/master/csl-citation.json"} </w:instrText>
      </w:r>
      <w:r w:rsidR="00067FA4" w:rsidRPr="002B3D85">
        <w:fldChar w:fldCharType="separate"/>
      </w:r>
      <w:r w:rsidRPr="002B3D85">
        <w:t>(Servin et a</w:t>
      </w:r>
      <w:r>
        <w:t>l., 1999; Todd et al., 2016</w:t>
      </w:r>
      <w:r w:rsidRPr="002B3D85">
        <w:t>)</w:t>
      </w:r>
      <w:r w:rsidR="00067FA4" w:rsidRPr="002B3D85">
        <w:fldChar w:fldCharType="end"/>
      </w:r>
      <w:r>
        <w:t xml:space="preserve">. </w:t>
      </w:r>
      <w:r w:rsidRPr="002B3D85">
        <w:t>One possible explanation for th</w:t>
      </w:r>
      <w:r>
        <w:t>e</w:t>
      </w:r>
      <w:r w:rsidRPr="002B3D85">
        <w:t xml:space="preserve"> inconsistency might be differences in the selected stimuli; for example, </w:t>
      </w:r>
      <w:r w:rsidR="00067FA4" w:rsidRPr="002B3D85">
        <w:rPr>
          <w:color w:val="333333"/>
        </w:rPr>
        <w:fldChar w:fldCharType="begin"/>
      </w:r>
      <w:r w:rsidRPr="002B3D85">
        <w:rPr>
          <w:color w:val="333333"/>
        </w:rPr>
        <w:instrText xml:space="preserve"> ADDIN ZOTERO_ITEM CSL_CITATION {"citationID":"50rNV13T","properties":{"formattedCitation":"(Schau et al., 1980)","plainCitation":"(Schau et al., 1980)"},"citationItems":[{"id":302,"uris":["http://zotero.org/users/local/68R3OVFr/items/NZU59J2N"],"uri":["http://zotero.org/users/local/68R3OVFr/items/NZU59J2N"],"itemData":{"id":302,"type":"article-journal","title":"The relationships of parental expectations and preschool children's verbal sex typing to their sex-typed toy play behavior","container-title":"Child Development","page":"266–270","source":"Google Scholar","author":[{"family":"Schau","given":"Candace Garrett"},{"family":"Kahn","given":"Lynne"},{"family":"Diepold","given":"John H."},{"family":"Cherry","given":"Frances"}],"issued":{"date-parts":[["1980"]]},"accessed":{"date-parts":[["2015",6,10]]}}}],"schema":"https://github.com/citation-style-language/schema/raw/master/csl-citation.json"} </w:instrText>
      </w:r>
      <w:r w:rsidR="00067FA4" w:rsidRPr="002B3D85">
        <w:rPr>
          <w:color w:val="333333"/>
        </w:rPr>
        <w:fldChar w:fldCharType="separate"/>
      </w:r>
      <w:r w:rsidRPr="002B3D85">
        <w:t>Schau et al., (1980)</w:t>
      </w:r>
      <w:r w:rsidR="00067FA4" w:rsidRPr="002B3D85">
        <w:rPr>
          <w:color w:val="333333"/>
        </w:rPr>
        <w:fldChar w:fldCharType="end"/>
      </w:r>
      <w:r w:rsidRPr="002B3D85">
        <w:rPr>
          <w:color w:val="333333"/>
        </w:rPr>
        <w:t xml:space="preserve"> </w:t>
      </w:r>
      <w:r w:rsidRPr="002B3D85">
        <w:t>included both a doll house and a mixer as ‘female-typed’ toys</w:t>
      </w:r>
      <w:r>
        <w:t xml:space="preserve">, both of </w:t>
      </w:r>
      <w:r w:rsidRPr="002B3D85">
        <w:t>which were popular with boys.</w:t>
      </w:r>
      <w:r>
        <w:t xml:space="preserve"> </w:t>
      </w:r>
    </w:p>
    <w:p w:rsidR="00C838B1" w:rsidRPr="002B3D85" w:rsidRDefault="00D65CFC" w:rsidP="00D65CFC">
      <w:pPr>
        <w:autoSpaceDE w:val="0"/>
        <w:autoSpaceDN w:val="0"/>
        <w:adjustRightInd w:val="0"/>
        <w:spacing w:line="480" w:lineRule="auto"/>
        <w:rPr>
          <w:b/>
          <w:i/>
        </w:rPr>
      </w:pPr>
      <w:r>
        <w:rPr>
          <w:b/>
          <w:i/>
        </w:rPr>
        <w:lastRenderedPageBreak/>
        <w:t xml:space="preserve">4.2 </w:t>
      </w:r>
      <w:r w:rsidR="00C838B1" w:rsidRPr="002B3D85">
        <w:rPr>
          <w:b/>
          <w:i/>
        </w:rPr>
        <w:t>Presence/absence of an adult and setting of study</w:t>
      </w:r>
    </w:p>
    <w:p w:rsidR="00C838B1" w:rsidRPr="002B3D85" w:rsidRDefault="00405A5C" w:rsidP="00C838B1">
      <w:pPr>
        <w:autoSpaceDE w:val="0"/>
        <w:autoSpaceDN w:val="0"/>
        <w:adjustRightInd w:val="0"/>
        <w:spacing w:line="480" w:lineRule="auto"/>
      </w:pPr>
      <w:r>
        <w:t xml:space="preserve">Contrasting studies or conditions where children played alone or in interaction with a parent have the potential to compare the immediate effect of social influence and individual play which might better reflect the child’s intrinsic preferences. </w:t>
      </w:r>
      <w:r w:rsidR="00C838B1">
        <w:t xml:space="preserve">In the meta-regression, the immediate social context of testing (child </w:t>
      </w:r>
      <w:r w:rsidR="00C838B1" w:rsidRPr="002B3D85">
        <w:t>playing alone or in the presence of or in interaction with a parent</w:t>
      </w:r>
      <w:r w:rsidR="00C838B1">
        <w:t xml:space="preserve">) did not predict </w:t>
      </w:r>
      <w:r w:rsidR="00C838B1" w:rsidRPr="002B3D85">
        <w:t>the size of sex differences in play with male-typed</w:t>
      </w:r>
      <w:r w:rsidR="00F87587">
        <w:t xml:space="preserve"> </w:t>
      </w:r>
      <w:r w:rsidR="00C838B1" w:rsidRPr="002B3D85">
        <w:t xml:space="preserve">or female-typed toys. </w:t>
      </w:r>
      <w:r w:rsidR="00C838B1">
        <w:t xml:space="preserve">Of the included studies which compare infants across </w:t>
      </w:r>
      <w:r w:rsidR="00C838B1" w:rsidRPr="002B3D85">
        <w:t>conditions in which the same participant plays (a) alone and (b) in interaction with a parent</w:t>
      </w:r>
      <w:r w:rsidR="00C838B1">
        <w:t>, findings are inconsistent</w:t>
      </w:r>
      <w:r w:rsidR="00C838B1" w:rsidRPr="002B3D85">
        <w:t xml:space="preserve">. </w:t>
      </w:r>
      <w:r w:rsidR="00C838B1">
        <w:t>O</w:t>
      </w:r>
      <w:r w:rsidR="00C838B1" w:rsidRPr="002B3D85">
        <w:t>ne study f</w:t>
      </w:r>
      <w:r w:rsidR="00C838B1">
        <w:t>ound</w:t>
      </w:r>
      <w:r w:rsidR="00C838B1" w:rsidRPr="002B3D85">
        <w:t xml:space="preserve"> stable sex differences across ‘play alone’ and ‘play with parent’ conditions </w:t>
      </w:r>
      <w:r w:rsidR="00067FA4" w:rsidRPr="002B3D85">
        <w:fldChar w:fldCharType="begin"/>
      </w:r>
      <w:r w:rsidR="00C838B1" w:rsidRPr="002B3D85">
        <w:instrText xml:space="preserve"> ADDIN ZOTERO_ITEM CSL_CITATION {"citationID":"162aluegod","properties":{"formattedCitation":"(Alexander &amp; Saenz, 2012)","plainCitation":"(Alexander &amp; Saenz, 2012)"},"citationItems":[{"id":163,"uris":["http://zotero.org/users/local/68R3OVFr/items/GAN7MWF8"],"uri":["http://zotero.org/users/local/68R3OVFr/items/GAN7MWF8"],"itemData":{"id":163,"type":"article-journal","title":"Early androgens, activity levels and toy choices of children in the second year of life","container-title":"Hormones and behavior","page":"500–504","volume":"62","issue":"4","source":"Google Scholar","author":[{"family":"Alexander","given":"Gerianne M."},{"family":"Saenz","given":"Janet"}],"issued":{"date-parts":[["2012"]]},"accessed":{"date-parts":[["2015",6,10]]}}}],"schema":"https://github.com/citation-style-language/schema/raw/master/csl-citation.json"} </w:instrText>
      </w:r>
      <w:r w:rsidR="00067FA4" w:rsidRPr="002B3D85">
        <w:fldChar w:fldCharType="separate"/>
      </w:r>
      <w:r w:rsidR="00C838B1" w:rsidRPr="002B3D85">
        <w:t>(Alexander &amp; Saenz, 2012)</w:t>
      </w:r>
      <w:r w:rsidR="00067FA4" w:rsidRPr="002B3D85">
        <w:fldChar w:fldCharType="end"/>
      </w:r>
      <w:r w:rsidR="00C838B1" w:rsidRPr="002B3D85">
        <w:t xml:space="preserve">, </w:t>
      </w:r>
      <w:r w:rsidR="00C838B1">
        <w:t xml:space="preserve">whereas </w:t>
      </w:r>
      <w:r w:rsidR="00C838B1" w:rsidRPr="002B3D85">
        <w:t xml:space="preserve">others found that infants played with gender-typed toys less </w:t>
      </w:r>
      <w:r w:rsidR="00C838B1">
        <w:t xml:space="preserve">when </w:t>
      </w:r>
      <w:r w:rsidR="00C838B1" w:rsidRPr="002B3D85">
        <w:t>with their mother</w:t>
      </w:r>
      <w:r w:rsidR="00C838B1" w:rsidRPr="00043B77">
        <w:t xml:space="preserve"> </w:t>
      </w:r>
      <w:r w:rsidR="00C838B1" w:rsidRPr="002B3D85">
        <w:t xml:space="preserve">than when alone </w:t>
      </w:r>
      <w:r w:rsidR="00067FA4" w:rsidRPr="002B3D85">
        <w:fldChar w:fldCharType="begin"/>
      </w:r>
      <w:r w:rsidR="00C838B1" w:rsidRPr="002B3D85">
        <w:instrText xml:space="preserve"> ADDIN ZOTERO_ITEM CSL_CITATION {"citationID":"13nsa56536","properties":{"formattedCitation":"(Zosuls et al., 2009)","plainCitation":"(Zosuls et al., 2009)"},"citationItems":[{"id":356,"uris":["http://zotero.org/users/local/68R3OVFr/items/UAHNP8QF"],"uri":["http://zotero.org/users/local/68R3OVFr/items/UAHNP8QF"],"itemData":{"id":356,"type":"article-journal","title":"The acquisition of gender labels in infancy: Implications for gender-typed play.","container-title":"Developmental Psychology","page":"688","volume":"45","issue":"3","source":"Google Scholar","shortTitle":"The acquisition of gender labels in infancy","author":[{"family":"Zosuls","given":"Kristina M."},{"family":"Ruble","given":"Diane N."},{"family":"Tamis-LeMonda","given":"Catherine S."},{"family":"Shrout","given":"Patrick E."},{"family":"Bornstein","given":"Marc H."},{"family":"Greulich","given":"Faith K."}],"issued":{"date-parts":[["2009"]]},"accessed":{"date-parts":[["2015",6,10]]}}}],"schema":"https://github.com/citation-style-language/schema/raw/master/csl-citation.json"} </w:instrText>
      </w:r>
      <w:r w:rsidR="00067FA4" w:rsidRPr="002B3D85">
        <w:fldChar w:fldCharType="separate"/>
      </w:r>
      <w:r w:rsidR="00C838B1" w:rsidRPr="002B3D85">
        <w:t>(Zosuls et al., 2009)</w:t>
      </w:r>
      <w:r w:rsidR="00067FA4" w:rsidRPr="002B3D85">
        <w:fldChar w:fldCharType="end"/>
      </w:r>
      <w:r w:rsidR="00C838B1" w:rsidRPr="002B3D85">
        <w:t xml:space="preserve"> </w:t>
      </w:r>
      <w:r w:rsidR="00C838B1">
        <w:t>and</w:t>
      </w:r>
      <w:r w:rsidR="00C838B1" w:rsidRPr="002B3D85">
        <w:t xml:space="preserve"> more with male-typed toys when with </w:t>
      </w:r>
      <w:r w:rsidR="00C838B1">
        <w:t xml:space="preserve">their </w:t>
      </w:r>
      <w:r w:rsidR="00C838B1" w:rsidRPr="002B3D85">
        <w:t>father</w:t>
      </w:r>
      <w:r w:rsidR="00C838B1" w:rsidRPr="00043B77">
        <w:t xml:space="preserve"> </w:t>
      </w:r>
      <w:r w:rsidR="00C838B1" w:rsidRPr="002B3D85">
        <w:t xml:space="preserve">than alone </w:t>
      </w:r>
      <w:r w:rsidR="00067FA4" w:rsidRPr="002B3D85">
        <w:fldChar w:fldCharType="begin"/>
      </w:r>
      <w:r w:rsidR="00C838B1" w:rsidRPr="002B3D85">
        <w:instrText xml:space="preserve"> ADDIN ZOTERO_ITEM CSL_CITATION {"citationID":"1blf4roas3","properties":{"formattedCitation":"(Servin et al., 1999)","plainCitation":"(Servin et al., 1999)"},"citationItems":[{"id":316,"uris":["http://zotero.org/users/local/68R3OVFr/items/GCQM69Z4"],"uri":["http://zotero.org/users/local/68R3OVFr/items/GCQM69Z4"],"itemData":{"id":316,"type":"article-journal","title":"Sex differences in 1-, 3-, and 5-year-olds' toy-choice in a structured play-session","container-title":"Scandinavian journal of psychology","page":"43–48","volume":"40","issue":"1","source":"Google Scholar","author":[{"family":"Servin","given":"Anna"},{"family":"Bohlin","given":"Gunilla"},{"family":"Berlin","given":"Lisa"}],"issued":{"date-parts":[["1999"]]},"accessed":{"date-parts":[["2015",6,10]]}}}],"schema":"https://github.com/citation-style-language/schema/raw/master/csl-citation.json"} </w:instrText>
      </w:r>
      <w:r w:rsidR="00067FA4" w:rsidRPr="002B3D85">
        <w:fldChar w:fldCharType="separate"/>
      </w:r>
      <w:r w:rsidR="00C838B1" w:rsidRPr="002B3D85">
        <w:t>(Servin et al., 1999)</w:t>
      </w:r>
      <w:r w:rsidR="00067FA4" w:rsidRPr="002B3D85">
        <w:fldChar w:fldCharType="end"/>
      </w:r>
      <w:r w:rsidR="00C838B1">
        <w:t>.</w:t>
      </w:r>
      <w:r w:rsidR="00C838B1" w:rsidRPr="002B3D85">
        <w:t xml:space="preserve"> In studies involving older children, no differences were found between ‘play alone’ or ‘play with parent’ conditions for 3-5 year-olds </w:t>
      </w:r>
      <w:r w:rsidR="00067FA4" w:rsidRPr="002B3D85">
        <w:fldChar w:fldCharType="begin"/>
      </w:r>
      <w:r w:rsidR="00C838B1" w:rsidRPr="002B3D85">
        <w:instrText xml:space="preserve"> ADDIN ZOTERO_ITEM CSL_CITATION {"citationID":"A1EcwYi2","properties":{"formattedCitation":"(Servin et al., 1999)","plainCitation":"(Servin et al., 1999)"},"citationItems":[{"id":316,"uris":["http://zotero.org/users/local/68R3OVFr/items/GCQM69Z4"],"uri":["http://zotero.org/users/local/68R3OVFr/items/GCQM69Z4"],"itemData":{"id":316,"type":"article-journal","title":"Sex differences in 1-, 3-, and 5-year-olds' toy-choice in a structured play-session","container-title":"Scandinavian journal of psychology","page":"43–48","volume":"40","issue":"1","source":"Google Scholar","author":[{"family":"Servin","given":"Anna"},{"family":"Bohlin","given":"Gunilla"},{"family":"Berlin","given":"Lisa"}],"issued":{"date-parts":[["1999"]]},"accessed":{"date-parts":[["2015",6,10]]}}}],"schema":"https://github.com/citation-style-language/schema/raw/master/csl-citation.json"} </w:instrText>
      </w:r>
      <w:r w:rsidR="00067FA4" w:rsidRPr="002B3D85">
        <w:fldChar w:fldCharType="separate"/>
      </w:r>
      <w:r w:rsidR="00C838B1" w:rsidRPr="002B3D85">
        <w:t>(Servin et al., 1999)</w:t>
      </w:r>
      <w:r w:rsidR="00067FA4" w:rsidRPr="002B3D85">
        <w:fldChar w:fldCharType="end"/>
      </w:r>
      <w:r w:rsidR="00C838B1" w:rsidRPr="002B3D85">
        <w:t xml:space="preserve"> but typically-developing 3-10 year-old girls were found to play more with ‘female-typed’ toys when alone than with either parent </w:t>
      </w:r>
      <w:r w:rsidR="00067FA4" w:rsidRPr="002B3D85">
        <w:fldChar w:fldCharType="begin"/>
      </w:r>
      <w:r w:rsidR="00C838B1" w:rsidRPr="002B3D85">
        <w:instrText xml:space="preserve"> ADDIN ZOTERO_ITEM CSL_CITATION {"citationID":"5qrCRoTF","properties":{"formattedCitation":"(Pasterski et al., 2005)","plainCitation":"(Pasterski et al., 2005)"},"citationItems":[{"id":277,"uris":["http://zotero.org/users/local/68R3OVFr/items/GSM4S4WK"],"uri":["http://zotero.org/users/local/68R3OVFr/items/GSM4S4WK"],"itemData":{"id":277,"type":"article-journal","title":"Prenatal hormones and postnatal socialization by parents as determinants of male-typical toy play in girls with congenital adrenal hyperplasia","container-title":"Child development","page":"264–278","volume":"76","issue":"1","source":"Google Scholar","author":[{"family":"Pasterski","given":"Vickie L."},{"family":"Geffner","given":"Mitchell E."},{"family":"Brain","given":"Caroline"},{"family":"Hindmarsh","given":"Peter"},{"family":"Brook","given":"Charles"},{"family":"Hines","given":"Melissa"}],"issued":{"date-parts":[["2005"]]},"accessed":{"date-parts":[["2015",6,10]]}}}],"schema":"https://github.com/citation-style-language/schema/raw/master/csl-citation.json"} </w:instrText>
      </w:r>
      <w:r w:rsidR="00067FA4" w:rsidRPr="002B3D85">
        <w:fldChar w:fldCharType="separate"/>
      </w:r>
      <w:r w:rsidR="00C838B1" w:rsidRPr="002B3D85">
        <w:t>(Pasterski et al., 2005)</w:t>
      </w:r>
      <w:r w:rsidR="00067FA4" w:rsidRPr="002B3D85">
        <w:fldChar w:fldCharType="end"/>
      </w:r>
      <w:r w:rsidR="00C838B1" w:rsidRPr="002B3D85">
        <w:t xml:space="preserve">. </w:t>
      </w:r>
      <w:r w:rsidR="00C838B1">
        <w:t xml:space="preserve">These findings have implications for the design of studies of sex differences in toy preference and may indicate nuances in the immediate social influences on boys and girls of different ages. </w:t>
      </w:r>
      <w:r w:rsidR="00C838B1" w:rsidRPr="002B3D85">
        <w:t>Typically, fathers are under-represented in studies which include play with a parent and this may influence the results when sex of parent is not controlled for</w:t>
      </w:r>
      <w:r w:rsidR="00785BA7">
        <w:t>.</w:t>
      </w:r>
      <w:r w:rsidR="00785BA7" w:rsidRPr="002B3D85">
        <w:t xml:space="preserve"> </w:t>
      </w:r>
    </w:p>
    <w:p w:rsidR="00C838B1" w:rsidRDefault="00C838B1" w:rsidP="00C838B1">
      <w:pPr>
        <w:autoSpaceDE w:val="0"/>
        <w:autoSpaceDN w:val="0"/>
        <w:adjustRightInd w:val="0"/>
        <w:spacing w:line="480" w:lineRule="auto"/>
      </w:pPr>
      <w:r w:rsidRPr="002B3D85">
        <w:t xml:space="preserve">In the majority of studies, an adult observer (often the researcher) is present. Conditions described as ‘play alone’ do not necessarily preclude the presence of an inactive parent or adult researcher (especially with younger participants). The effect of such variables could be explored further. </w:t>
      </w:r>
      <w:r w:rsidR="00067FA4" w:rsidRPr="002B3D85">
        <w:fldChar w:fldCharType="begin"/>
      </w:r>
      <w:r w:rsidRPr="002B3D85">
        <w:instrText xml:space="preserve"> ADDIN ZOTERO_ITEM CSL_CITATION {"citationID":"cs692juuc","properties":{"formattedCitation":"(Schau, Kahn, Diepold, &amp; Cherry, 1980)","plainCitation":"(Schau, Kahn, Diepold, &amp; Cherry, 1980)"},"citationItems":[{"id":302,"uris":["http://zotero.org/users/local/68R3OVFr/items/NZU59J2N"],"uri":["http://zotero.org/users/local/68R3OVFr/items/NZU59J2N"],"itemData":{"id":302,"type":"article-journal","title":"The relationships of parental expectations and preschool children's verbal sex typing to their sex-typed toy play behavior","container-title":"Child Development","page":"266–270","source":"Google Scholar","author":[{"family":"Schau","given":"Candace Garrett"},{"family":"Kahn","given":"Lynne"},{"family":"Diepold","given":"John H."},{"family":"Cherry","given":"Frances"}],"issued":{"date-parts":[["1980"]]},"accessed":{"date-parts":[["2015",6,10]]}}}],"schema":"https://github.com/citation-style-language/schema/raw/master/csl-citation.json"} </w:instrText>
      </w:r>
      <w:r w:rsidR="00067FA4" w:rsidRPr="002B3D85">
        <w:fldChar w:fldCharType="separate"/>
      </w:r>
      <w:r w:rsidRPr="002B3D85">
        <w:t>Schau, Kahn, Diepold, &amp; Cherry (1980)</w:t>
      </w:r>
      <w:r w:rsidR="00067FA4" w:rsidRPr="002B3D85">
        <w:fldChar w:fldCharType="end"/>
      </w:r>
      <w:r w:rsidRPr="002B3D85">
        <w:t xml:space="preserve"> found no effects of adult observer</w:t>
      </w:r>
      <w:r>
        <w:t xml:space="preserve"> </w:t>
      </w:r>
      <w:r w:rsidRPr="002B3D85">
        <w:t xml:space="preserve">presence/absence or observer sex on typically-developing pre-school children’s gender-typed toy selection. However, an </w:t>
      </w:r>
      <w:r w:rsidRPr="002B3D85">
        <w:rPr>
          <w:rFonts w:eastAsia="Calibri"/>
        </w:rPr>
        <w:t xml:space="preserve">effect of adult presence may vary by age/developmental stage; </w:t>
      </w:r>
      <w:r w:rsidRPr="002B3D85">
        <w:rPr>
          <w:rFonts w:eastAsia="Calibri"/>
        </w:rPr>
        <w:lastRenderedPageBreak/>
        <w:t>pre-school-aged boys and girls rated as ‘gender-</w:t>
      </w:r>
      <w:proofErr w:type="spellStart"/>
      <w:r w:rsidRPr="002B3D85">
        <w:rPr>
          <w:rFonts w:eastAsia="Calibri"/>
        </w:rPr>
        <w:t>aschematic</w:t>
      </w:r>
      <w:proofErr w:type="spellEnd"/>
      <w:r w:rsidRPr="002B3D85">
        <w:rPr>
          <w:rFonts w:eastAsia="Calibri"/>
        </w:rPr>
        <w:t>’ displayed more gender-typical play behavio</w:t>
      </w:r>
      <w:r>
        <w:rPr>
          <w:rFonts w:eastAsia="Calibri"/>
        </w:rPr>
        <w:t>u</w:t>
      </w:r>
      <w:r w:rsidRPr="002B3D85">
        <w:rPr>
          <w:rFonts w:eastAsia="Calibri"/>
        </w:rPr>
        <w:t xml:space="preserve">r in the presence of an adult observer than when they were alone, whereas no such difference was found for children rated as ‘gender-schematic’ </w:t>
      </w:r>
      <w:r w:rsidR="00067FA4" w:rsidRPr="002B3D85">
        <w:rPr>
          <w:rFonts w:eastAsia="Calibri"/>
        </w:rPr>
        <w:fldChar w:fldCharType="begin"/>
      </w:r>
      <w:r w:rsidRPr="002B3D85">
        <w:rPr>
          <w:rFonts w:eastAsia="Calibri"/>
        </w:rPr>
        <w:instrText xml:space="preserve"> ADDIN ZOTERO_ITEM CSL_CITATION {"citationID":"127cfc14cp","properties":{"formattedCitation":"(Wilansky-Traynor &amp; Lobel, 2008)","plainCitation":"(Wilansky-Traynor &amp; Lobel, 2008)"},"citationItems":[{"id":347,"uris":["http://zotero.org/users/local/68R3OVFr/items/7N2UFE5K"],"uri":["http://zotero.org/users/local/68R3OVFr/items/7N2UFE5K"],"itemData":{"id":347,"type":"article-journal","title":"Differential effects of an adult observer’s presence on sex-typed play behavior: A comparison between gender-schematic and gender-aschematic preschool children","container-title":"Archives of sexual behavior","page":"548–557","volume":"37","issue":"4","source":"Google Scholar","shortTitle":"Differential effects of an adult observer’s presence on sex-typed play behavior","author":[{"family":"Wilansky-Traynor","given":"Pamela"},{"family":"Lobel","given":"Thalma E."}],"issued":{"date-parts":[["2008"]]},"accessed":{"date-parts":[["2015",6,10]]}}}],"schema":"https://github.com/citation-style-language/schema/raw/master/csl-citation.json"} </w:instrText>
      </w:r>
      <w:r w:rsidR="00067FA4" w:rsidRPr="002B3D85">
        <w:rPr>
          <w:rFonts w:eastAsia="Calibri"/>
        </w:rPr>
        <w:fldChar w:fldCharType="separate"/>
      </w:r>
      <w:r w:rsidRPr="002B3D85">
        <w:t>(Wilansky-Traynor &amp; Lobel, 2008)</w:t>
      </w:r>
      <w:r w:rsidR="00067FA4" w:rsidRPr="002B3D85">
        <w:rPr>
          <w:rFonts w:eastAsia="Calibri"/>
        </w:rPr>
        <w:fldChar w:fldCharType="end"/>
      </w:r>
      <w:r w:rsidRPr="002B3D85">
        <w:rPr>
          <w:rFonts w:eastAsia="Calibri"/>
        </w:rPr>
        <w:t xml:space="preserve">. </w:t>
      </w:r>
      <w:r w:rsidRPr="002B3D85">
        <w:t>T</w:t>
      </w:r>
      <w:r>
        <w:t xml:space="preserve">aken together, </w:t>
      </w:r>
      <w:r w:rsidRPr="002B3D85">
        <w:t>findings</w:t>
      </w:r>
      <w:r>
        <w:t xml:space="preserve"> relating to social context </w:t>
      </w:r>
      <w:r w:rsidRPr="002B3D85">
        <w:t>indicate a potential interplay of factors, including the sex of the play partner</w:t>
      </w:r>
      <w:r>
        <w:t>/observer</w:t>
      </w:r>
      <w:r w:rsidRPr="002B3D85">
        <w:t xml:space="preserve"> and the child’s</w:t>
      </w:r>
      <w:r>
        <w:t xml:space="preserve"> sex and</w:t>
      </w:r>
      <w:r w:rsidRPr="002B3D85">
        <w:t xml:space="preserve"> developmental stage</w:t>
      </w:r>
      <w:r>
        <w:t xml:space="preserve"> and the level and focus of interaction between adult and child</w:t>
      </w:r>
      <w:r w:rsidRPr="002B3D85">
        <w:t>.</w:t>
      </w:r>
      <w:r>
        <w:t xml:space="preserve"> In modern Western societies, at least, there may be a move towards parental encouragement of gender-neutral play (see Zosuls et al., 2009).</w:t>
      </w:r>
      <w:r w:rsidR="00785BA7">
        <w:t xml:space="preserve"> Studies which strictly control for immediate social influences on children at different ages may have the potential to inform our understanding of </w:t>
      </w:r>
      <w:r w:rsidR="00916180">
        <w:t xml:space="preserve">how expectations of social behaviour are modified by </w:t>
      </w:r>
      <w:r w:rsidR="00A05B09">
        <w:t xml:space="preserve">specific </w:t>
      </w:r>
      <w:r w:rsidR="00916180">
        <w:t>context</w:t>
      </w:r>
      <w:r w:rsidR="00A05B09">
        <w:t>s, including self-presentation in the presence of other children</w:t>
      </w:r>
      <w:r w:rsidR="00916180">
        <w:t xml:space="preserve">. </w:t>
      </w:r>
      <w:r w:rsidR="00785BA7">
        <w:t xml:space="preserve">  </w:t>
      </w:r>
    </w:p>
    <w:p w:rsidR="00C838B1" w:rsidRDefault="00C838B1" w:rsidP="00F87587">
      <w:pPr>
        <w:autoSpaceDE w:val="0"/>
        <w:autoSpaceDN w:val="0"/>
        <w:adjustRightInd w:val="0"/>
        <w:spacing w:line="480" w:lineRule="auto"/>
        <w:ind w:firstLine="720"/>
      </w:pPr>
      <w:r>
        <w:t xml:space="preserve">Study locations </w:t>
      </w:r>
      <w:r w:rsidRPr="00BD6E16">
        <w:t xml:space="preserve">(home, laboratory, </w:t>
      </w:r>
      <w:proofErr w:type="gramStart"/>
      <w:r w:rsidRPr="00BD6E16">
        <w:t>nursery</w:t>
      </w:r>
      <w:proofErr w:type="gramEnd"/>
      <w:r w:rsidRPr="00BD6E16">
        <w:t xml:space="preserve">) </w:t>
      </w:r>
      <w:r>
        <w:t xml:space="preserve">may also impact on children’s sex-typed behaviour. </w:t>
      </w:r>
      <w:r w:rsidRPr="00BD6E16">
        <w:t>Single studies of sex differences in children’s free play have not contrasted study settings but the meta-analysis provides an opportunity to do so</w:t>
      </w:r>
      <w:r>
        <w:t>. Interestingly, as Table 5 shows, boys played with ‘male-typed’ toys less when at home than in a laboratory setting</w:t>
      </w:r>
      <w:r w:rsidR="005B42FA">
        <w:t xml:space="preserve"> (</w:t>
      </w:r>
      <w:r w:rsidR="005B42FA">
        <w:rPr>
          <w:i/>
        </w:rPr>
        <w:t>r</w:t>
      </w:r>
      <w:r w:rsidR="005B42FA">
        <w:rPr>
          <w:i/>
          <w:vertAlign w:val="subscript"/>
        </w:rPr>
        <w:t xml:space="preserve">s </w:t>
      </w:r>
      <w:r w:rsidR="005B42FA">
        <w:t xml:space="preserve">= -.46; </w:t>
      </w:r>
      <w:r w:rsidR="005B42FA" w:rsidRPr="00385EF4">
        <w:rPr>
          <w:i/>
        </w:rPr>
        <w:t>p</w:t>
      </w:r>
      <w:r w:rsidR="005B42FA">
        <w:t xml:space="preserve"> &lt; .05)</w:t>
      </w:r>
      <w:r>
        <w:t>, however, whilst the trend is in the same direction, the finding for girls is non-significant</w:t>
      </w:r>
      <w:r w:rsidR="005B42FA">
        <w:t xml:space="preserve"> (</w:t>
      </w:r>
      <w:r w:rsidR="005B42FA">
        <w:rPr>
          <w:i/>
        </w:rPr>
        <w:t>r</w:t>
      </w:r>
      <w:r w:rsidR="005B42FA">
        <w:rPr>
          <w:i/>
          <w:vertAlign w:val="subscript"/>
        </w:rPr>
        <w:t xml:space="preserve">s </w:t>
      </w:r>
      <w:r w:rsidR="005B42FA">
        <w:t xml:space="preserve">= -.23; </w:t>
      </w:r>
      <w:r w:rsidR="005B42FA" w:rsidRPr="00BF2161">
        <w:rPr>
          <w:i/>
        </w:rPr>
        <w:t>p</w:t>
      </w:r>
      <w:r w:rsidR="005B42FA">
        <w:t xml:space="preserve"> &gt; .05),</w:t>
      </w:r>
      <w:r>
        <w:t xml:space="preserve">. It is difficult to make conclusions from this finding but the relative formality and a potential ‘testing’ element of the context may draw children, especially boys, to toys which they are aware are typed to their own gender. </w:t>
      </w:r>
    </w:p>
    <w:p w:rsidR="00C838B1" w:rsidRPr="002B3D85" w:rsidRDefault="00C838B1" w:rsidP="00C838B1">
      <w:pPr>
        <w:spacing w:line="480" w:lineRule="auto"/>
      </w:pPr>
      <w:r>
        <w:t xml:space="preserve">                          </w:t>
      </w:r>
    </w:p>
    <w:p w:rsidR="00C838B1" w:rsidRPr="002B3D85" w:rsidRDefault="001964AB" w:rsidP="001964AB">
      <w:pPr>
        <w:pStyle w:val="CommentText"/>
        <w:spacing w:line="480" w:lineRule="auto"/>
        <w:ind w:firstLine="0"/>
        <w:rPr>
          <w:rFonts w:ascii="Times New Roman" w:hAnsi="Times New Roman"/>
          <w:b/>
          <w:i/>
          <w:sz w:val="24"/>
          <w:szCs w:val="24"/>
        </w:rPr>
      </w:pPr>
      <w:r>
        <w:rPr>
          <w:rFonts w:ascii="Times New Roman" w:hAnsi="Times New Roman"/>
          <w:b/>
          <w:i/>
          <w:sz w:val="24"/>
          <w:szCs w:val="24"/>
        </w:rPr>
        <w:t xml:space="preserve">4.4 </w:t>
      </w:r>
      <w:r w:rsidR="00C838B1" w:rsidRPr="002B3D85">
        <w:rPr>
          <w:rFonts w:ascii="Times New Roman" w:hAnsi="Times New Roman"/>
          <w:b/>
          <w:i/>
          <w:sz w:val="24"/>
          <w:szCs w:val="24"/>
        </w:rPr>
        <w:t>The effect of country (gender egalitarianism) in which the study was conducted</w:t>
      </w:r>
    </w:p>
    <w:p w:rsidR="00C838B1" w:rsidRPr="002B3D85" w:rsidRDefault="00A05B09" w:rsidP="00C838B1">
      <w:pPr>
        <w:pStyle w:val="CommentText"/>
        <w:spacing w:line="480" w:lineRule="auto"/>
        <w:rPr>
          <w:rFonts w:ascii="Times New Roman" w:hAnsi="Times New Roman"/>
          <w:sz w:val="24"/>
          <w:szCs w:val="24"/>
        </w:rPr>
      </w:pPr>
      <w:r>
        <w:rPr>
          <w:rFonts w:ascii="Times New Roman" w:hAnsi="Times New Roman"/>
          <w:sz w:val="24"/>
          <w:szCs w:val="24"/>
        </w:rPr>
        <w:t xml:space="preserve">The opportunity to make comparisons of children’s toy preferences </w:t>
      </w:r>
      <w:r w:rsidR="005642F1">
        <w:rPr>
          <w:rFonts w:ascii="Times New Roman" w:hAnsi="Times New Roman"/>
          <w:sz w:val="24"/>
          <w:szCs w:val="24"/>
        </w:rPr>
        <w:t>across different countries allows a test of wider social influence on both children and their families.</w:t>
      </w:r>
      <w:r>
        <w:rPr>
          <w:rFonts w:ascii="Times New Roman" w:hAnsi="Times New Roman"/>
          <w:sz w:val="24"/>
          <w:szCs w:val="24"/>
        </w:rPr>
        <w:t xml:space="preserve"> </w:t>
      </w:r>
      <w:r w:rsidR="00C838B1" w:rsidRPr="002B3D85">
        <w:rPr>
          <w:rFonts w:ascii="Times New Roman" w:hAnsi="Times New Roman"/>
          <w:sz w:val="24"/>
          <w:szCs w:val="24"/>
        </w:rPr>
        <w:t xml:space="preserve">Although the influence of adults and of the media is likely to vary by cultural context, the size of sex </w:t>
      </w:r>
      <w:r w:rsidR="00C838B1" w:rsidRPr="002B3D85">
        <w:rPr>
          <w:rFonts w:ascii="Times New Roman" w:hAnsi="Times New Roman"/>
          <w:sz w:val="24"/>
          <w:szCs w:val="24"/>
        </w:rPr>
        <w:lastRenderedPageBreak/>
        <w:t>differences in children’s preferences for male-typed and female-typed toys did not appear to be smaller in studies conducted in more egalitarian countries; large effects of sex were apparent across regions where the GII varied. It could be argued that non-significant findings were due to low power. Although the number of groups was small, the number of participants was about 26 times greater than the number of groups. Thus, although technically the regressions were of low statistical power, the β values may generali</w:t>
      </w:r>
      <w:r w:rsidR="00C838B1">
        <w:rPr>
          <w:rFonts w:ascii="Times New Roman" w:hAnsi="Times New Roman"/>
          <w:sz w:val="24"/>
          <w:szCs w:val="24"/>
        </w:rPr>
        <w:t>s</w:t>
      </w:r>
      <w:r w:rsidR="00C838B1" w:rsidRPr="002B3D85">
        <w:rPr>
          <w:rFonts w:ascii="Times New Roman" w:hAnsi="Times New Roman"/>
          <w:sz w:val="24"/>
          <w:szCs w:val="24"/>
        </w:rPr>
        <w:t xml:space="preserve">e well to the general population of children, and relatively large beta values (e.g. </w:t>
      </w:r>
      <w:r w:rsidR="00C838B1">
        <w:rPr>
          <w:rFonts w:ascii="Times New Roman" w:hAnsi="Times New Roman"/>
          <w:color w:val="000000"/>
          <w:sz w:val="24"/>
          <w:szCs w:val="24"/>
        </w:rPr>
        <w:t>.594</w:t>
      </w:r>
      <w:r w:rsidR="00C838B1" w:rsidRPr="002B3D85">
        <w:rPr>
          <w:rFonts w:ascii="Times New Roman" w:hAnsi="Times New Roman"/>
          <w:color w:val="000000"/>
          <w:sz w:val="24"/>
          <w:szCs w:val="24"/>
        </w:rPr>
        <w:t xml:space="preserve"> for GII for girls) should be deemed as worth consideration, even if not statistically significant</w:t>
      </w:r>
      <w:r w:rsidR="00C838B1" w:rsidRPr="002B3D85">
        <w:rPr>
          <w:rFonts w:ascii="Times New Roman" w:hAnsi="Times New Roman"/>
          <w:sz w:val="24"/>
          <w:szCs w:val="24"/>
        </w:rPr>
        <w:t xml:space="preserve">. </w:t>
      </w:r>
    </w:p>
    <w:p w:rsidR="00C838B1" w:rsidRPr="002B3D85" w:rsidRDefault="00C838B1" w:rsidP="00C838B1">
      <w:pPr>
        <w:pStyle w:val="CommentText"/>
        <w:spacing w:line="480" w:lineRule="auto"/>
        <w:rPr>
          <w:rFonts w:ascii="Times New Roman" w:hAnsi="Times New Roman"/>
          <w:color w:val="000000"/>
          <w:sz w:val="24"/>
          <w:szCs w:val="24"/>
        </w:rPr>
      </w:pPr>
      <w:r w:rsidRPr="002B3D85">
        <w:rPr>
          <w:rFonts w:ascii="Times New Roman" w:eastAsia="Times New Roman" w:hAnsi="Times New Roman"/>
          <w:color w:val="000000"/>
          <w:sz w:val="24"/>
          <w:szCs w:val="24"/>
          <w:lang w:eastAsia="en-GB"/>
        </w:rPr>
        <w:t xml:space="preserve">There is probably no perfect way to measure gender egalitarianism in any country at any given time and sub-sections of the country-wide population are likely to vary on the included measures. The GII has an advantage over some other indexes in having scores for many countries going back to 1995. This is not ideal for the range of study dates in this meta-analysis, but is better than the gender gap index, another popular tool, which goes back only to 2006. </w:t>
      </w:r>
      <w:r w:rsidRPr="002B3D85">
        <w:rPr>
          <w:rFonts w:ascii="Times New Roman" w:hAnsi="Times New Roman"/>
          <w:color w:val="000000"/>
          <w:sz w:val="24"/>
          <w:szCs w:val="24"/>
        </w:rPr>
        <w:t>The GII is only produced every few years, so the year of study publication and year GII was conducted cannot be matched exactly. However, only the three earliest studies were published more than two years prior to the dates of GII reports and these do not vary much within count</w:t>
      </w:r>
      <w:r>
        <w:rPr>
          <w:rFonts w:ascii="Times New Roman" w:hAnsi="Times New Roman"/>
          <w:color w:val="000000"/>
          <w:sz w:val="24"/>
          <w:szCs w:val="24"/>
        </w:rPr>
        <w:t>r</w:t>
      </w:r>
      <w:r w:rsidRPr="002B3D85">
        <w:rPr>
          <w:rFonts w:ascii="Times New Roman" w:hAnsi="Times New Roman"/>
          <w:color w:val="000000"/>
          <w:sz w:val="24"/>
          <w:szCs w:val="24"/>
        </w:rPr>
        <w:t>ies over time (e.g. the GII in the UK in each of the four years measured: 2000 = 0.228; 2005 = 0.216; 2010 = 0.207; 2012 = 0.205</w:t>
      </w:r>
      <w:r>
        <w:rPr>
          <w:rFonts w:ascii="Times New Roman" w:hAnsi="Times New Roman"/>
          <w:color w:val="000000"/>
          <w:sz w:val="24"/>
          <w:szCs w:val="24"/>
        </w:rPr>
        <w:t xml:space="preserve">; </w:t>
      </w:r>
      <w:r w:rsidR="001964AB">
        <w:rPr>
          <w:rFonts w:ascii="Times New Roman" w:hAnsi="Times New Roman"/>
          <w:color w:val="000000"/>
          <w:sz w:val="24"/>
          <w:szCs w:val="24"/>
        </w:rPr>
        <w:t xml:space="preserve">2013 = </w:t>
      </w:r>
      <w:r>
        <w:rPr>
          <w:rFonts w:ascii="Times New Roman" w:hAnsi="Times New Roman"/>
          <w:color w:val="000000"/>
          <w:sz w:val="24"/>
          <w:szCs w:val="24"/>
        </w:rPr>
        <w:t>0.1</w:t>
      </w:r>
      <w:r w:rsidR="001964AB">
        <w:rPr>
          <w:rFonts w:ascii="Times New Roman" w:hAnsi="Times New Roman"/>
          <w:color w:val="000000"/>
          <w:sz w:val="24"/>
          <w:szCs w:val="24"/>
        </w:rPr>
        <w:t>9</w:t>
      </w:r>
      <w:r w:rsidRPr="002B3D85">
        <w:rPr>
          <w:rFonts w:ascii="Times New Roman" w:hAnsi="Times New Roman"/>
          <w:color w:val="000000"/>
          <w:sz w:val="24"/>
          <w:szCs w:val="24"/>
        </w:rPr>
        <w:t xml:space="preserve">).  </w:t>
      </w:r>
      <w:r w:rsidR="005642F1">
        <w:rPr>
          <w:rFonts w:ascii="Times New Roman" w:hAnsi="Times New Roman"/>
          <w:color w:val="000000"/>
          <w:sz w:val="24"/>
          <w:szCs w:val="24"/>
        </w:rPr>
        <w:t xml:space="preserve">Despite the relative consistency across regions showing some support for biological determinants of preferences, a </w:t>
      </w:r>
      <w:r w:rsidR="005642F1" w:rsidRPr="002B3D85">
        <w:rPr>
          <w:rFonts w:ascii="Times New Roman" w:hAnsi="Times New Roman"/>
          <w:color w:val="000000"/>
          <w:sz w:val="24"/>
          <w:szCs w:val="24"/>
        </w:rPr>
        <w:t xml:space="preserve">limitation of this </w:t>
      </w:r>
      <w:proofErr w:type="gramStart"/>
      <w:r w:rsidR="005642F1" w:rsidRPr="002B3D85">
        <w:rPr>
          <w:rFonts w:ascii="Times New Roman" w:hAnsi="Times New Roman"/>
          <w:color w:val="000000"/>
          <w:sz w:val="24"/>
          <w:szCs w:val="24"/>
        </w:rPr>
        <w:t>meta-analysis,</w:t>
      </w:r>
      <w:proofErr w:type="gramEnd"/>
      <w:r w:rsidR="005642F1" w:rsidRPr="002B3D85">
        <w:rPr>
          <w:rFonts w:ascii="Times New Roman" w:hAnsi="Times New Roman"/>
          <w:color w:val="000000"/>
          <w:sz w:val="24"/>
          <w:szCs w:val="24"/>
        </w:rPr>
        <w:t xml:space="preserve"> and of this research area in general, is that most of the research has been conducted in Western countries and findings cannot be generali</w:t>
      </w:r>
      <w:r w:rsidR="005642F1">
        <w:rPr>
          <w:rFonts w:ascii="Times New Roman" w:hAnsi="Times New Roman"/>
          <w:color w:val="000000"/>
          <w:sz w:val="24"/>
          <w:szCs w:val="24"/>
        </w:rPr>
        <w:t>s</w:t>
      </w:r>
      <w:r w:rsidR="005642F1" w:rsidRPr="002B3D85">
        <w:rPr>
          <w:rFonts w:ascii="Times New Roman" w:hAnsi="Times New Roman"/>
          <w:color w:val="000000"/>
          <w:sz w:val="24"/>
          <w:szCs w:val="24"/>
        </w:rPr>
        <w:t>ed elsewhere.</w:t>
      </w:r>
      <w:r w:rsidRPr="002B3D85">
        <w:rPr>
          <w:rFonts w:ascii="Times New Roman" w:hAnsi="Times New Roman"/>
          <w:color w:val="000000"/>
          <w:sz w:val="24"/>
          <w:szCs w:val="24"/>
        </w:rPr>
        <w:t xml:space="preserve"> </w:t>
      </w:r>
    </w:p>
    <w:p w:rsidR="00C838B1" w:rsidRPr="002B3D85" w:rsidRDefault="001964AB" w:rsidP="001964AB">
      <w:pPr>
        <w:spacing w:line="480" w:lineRule="auto"/>
        <w:rPr>
          <w:b/>
          <w:highlight w:val="green"/>
        </w:rPr>
      </w:pPr>
      <w:r>
        <w:rPr>
          <w:b/>
          <w:i/>
        </w:rPr>
        <w:t xml:space="preserve">4.4 </w:t>
      </w:r>
      <w:r w:rsidR="00C838B1" w:rsidRPr="002B3D85">
        <w:rPr>
          <w:b/>
          <w:i/>
        </w:rPr>
        <w:t>The effect of the year the study was published</w:t>
      </w:r>
    </w:p>
    <w:p w:rsidR="00C838B1" w:rsidRPr="002B3D85" w:rsidRDefault="00C838B1" w:rsidP="00C838B1">
      <w:pPr>
        <w:pStyle w:val="Default"/>
        <w:rPr>
          <w:rFonts w:ascii="Times New Roman" w:hAnsi="Times New Roman" w:cs="Times New Roman"/>
        </w:rPr>
      </w:pPr>
      <w:r w:rsidRPr="002B3D85">
        <w:rPr>
          <w:rFonts w:ascii="Times New Roman" w:hAnsi="Times New Roman" w:cs="Times New Roman"/>
        </w:rPr>
        <w:lastRenderedPageBreak/>
        <w:t>Table 5 shows that, in bivariate correlation, the year of publication of the study was a significant predictor for boys (</w:t>
      </w:r>
      <w:proofErr w:type="spellStart"/>
      <w:r w:rsidR="007849BF">
        <w:rPr>
          <w:rFonts w:ascii="Times New Roman" w:hAnsi="Times New Roman" w:cs="Times New Roman"/>
        </w:rPr>
        <w:t>r</w:t>
      </w:r>
      <w:r w:rsidR="007849BF">
        <w:rPr>
          <w:rFonts w:ascii="Times New Roman" w:hAnsi="Times New Roman" w:cs="Times New Roman"/>
          <w:vertAlign w:val="subscript"/>
        </w:rPr>
        <w:t>s</w:t>
      </w:r>
      <w:proofErr w:type="spellEnd"/>
      <w:r w:rsidR="007849BF">
        <w:rPr>
          <w:rFonts w:ascii="Times New Roman" w:hAnsi="Times New Roman" w:cs="Times New Roman"/>
        </w:rPr>
        <w:t xml:space="preserve"> = .47; </w:t>
      </w:r>
      <w:r w:rsidRPr="002B3D85">
        <w:rPr>
          <w:rFonts w:ascii="Times New Roman" w:hAnsi="Times New Roman" w:cs="Times New Roman"/>
          <w:i/>
        </w:rPr>
        <w:t>p</w:t>
      </w:r>
      <w:r w:rsidRPr="002B3D85">
        <w:rPr>
          <w:rFonts w:ascii="Times New Roman" w:hAnsi="Times New Roman" w:cs="Times New Roman"/>
        </w:rPr>
        <w:t xml:space="preserve"> &lt; .05), and more so for girls </w:t>
      </w:r>
      <w:r w:rsidR="007849BF">
        <w:rPr>
          <w:rFonts w:ascii="Times New Roman" w:hAnsi="Times New Roman" w:cs="Times New Roman"/>
        </w:rPr>
        <w:t>(</w:t>
      </w:r>
      <w:proofErr w:type="spellStart"/>
      <w:r w:rsidR="007849BF">
        <w:rPr>
          <w:rFonts w:ascii="Times New Roman" w:hAnsi="Times New Roman" w:cs="Times New Roman"/>
        </w:rPr>
        <w:t>r</w:t>
      </w:r>
      <w:r w:rsidR="007849BF">
        <w:rPr>
          <w:rFonts w:ascii="Times New Roman" w:hAnsi="Times New Roman" w:cs="Times New Roman"/>
          <w:vertAlign w:val="subscript"/>
        </w:rPr>
        <w:t>s</w:t>
      </w:r>
      <w:proofErr w:type="spellEnd"/>
      <w:r w:rsidR="007849BF">
        <w:rPr>
          <w:rFonts w:ascii="Times New Roman" w:hAnsi="Times New Roman" w:cs="Times New Roman"/>
        </w:rPr>
        <w:t xml:space="preserve"> = .70; </w:t>
      </w:r>
      <w:r w:rsidRPr="002B3D85">
        <w:rPr>
          <w:rFonts w:ascii="Times New Roman" w:hAnsi="Times New Roman" w:cs="Times New Roman"/>
          <w:i/>
        </w:rPr>
        <w:t>p</w:t>
      </w:r>
      <w:r w:rsidRPr="002B3D85">
        <w:rPr>
          <w:rFonts w:ascii="Times New Roman" w:hAnsi="Times New Roman" w:cs="Times New Roman"/>
        </w:rPr>
        <w:t xml:space="preserve"> &lt; .0001). Table 5 shows that this effect remains significant when the effect of other variables is accounted for. Girls play significantly </w:t>
      </w:r>
      <w:r w:rsidR="001964AB">
        <w:rPr>
          <w:rFonts w:ascii="Times New Roman" w:hAnsi="Times New Roman" w:cs="Times New Roman"/>
        </w:rPr>
        <w:t>less</w:t>
      </w:r>
      <w:r w:rsidR="001964AB" w:rsidRPr="002B3D85">
        <w:rPr>
          <w:rFonts w:ascii="Times New Roman" w:hAnsi="Times New Roman" w:cs="Times New Roman"/>
        </w:rPr>
        <w:t xml:space="preserve"> </w:t>
      </w:r>
      <w:r w:rsidRPr="002B3D85">
        <w:rPr>
          <w:rFonts w:ascii="Times New Roman" w:hAnsi="Times New Roman" w:cs="Times New Roman"/>
        </w:rPr>
        <w:t xml:space="preserve">with female-typed toys </w:t>
      </w:r>
      <w:r w:rsidR="001964AB">
        <w:rPr>
          <w:rFonts w:ascii="Times New Roman" w:hAnsi="Times New Roman" w:cs="Times New Roman"/>
        </w:rPr>
        <w:t xml:space="preserve">and </w:t>
      </w:r>
      <w:r w:rsidRPr="002B3D85">
        <w:rPr>
          <w:rFonts w:ascii="Times New Roman" w:hAnsi="Times New Roman" w:cs="Times New Roman"/>
        </w:rPr>
        <w:t xml:space="preserve">male-typed toys in more recent studies. Therefore, the findings of this study indicate a possible effect of historical time on toy preference. This finding may </w:t>
      </w:r>
      <w:r w:rsidR="001964AB">
        <w:rPr>
          <w:rFonts w:ascii="Times New Roman" w:hAnsi="Times New Roman" w:cs="Times New Roman"/>
        </w:rPr>
        <w:t xml:space="preserve">indicate </w:t>
      </w:r>
      <w:r w:rsidRPr="002B3D85">
        <w:rPr>
          <w:rFonts w:ascii="Times New Roman" w:hAnsi="Times New Roman" w:cs="Times New Roman"/>
        </w:rPr>
        <w:t xml:space="preserve">moves towards greater gender equality in Western societies </w:t>
      </w:r>
      <w:r w:rsidR="00067FA4" w:rsidRPr="002B3D85">
        <w:rPr>
          <w:rFonts w:ascii="Times New Roman" w:hAnsi="Times New Roman" w:cs="Times New Roman"/>
        </w:rPr>
        <w:fldChar w:fldCharType="begin"/>
      </w:r>
      <w:r w:rsidRPr="002B3D85">
        <w:rPr>
          <w:rFonts w:ascii="Times New Roman" w:hAnsi="Times New Roman" w:cs="Times New Roman"/>
        </w:rPr>
        <w:instrText xml:space="preserve"> ADDIN ZOTERO_ITEM CSL_CITATION {"citationID":"h4drif2o6","properties":{"formattedCitation":"(Schwartz &amp; Rubel-Lifschitz, 2009)","plainCitation":"(Schwartz &amp; Rubel-Lifschitz, 2009)"},"citationItems":[{"id":304,"uris":["http://zotero.org/users/local/68R3OVFr/items/W3ZN7PX9"],"uri":["http://zotero.org/users/local/68R3OVFr/items/W3ZN7PX9"],"itemData":{"id":304,"type":"article-journal","title":"Cross-national variation in the size of sex differences in values: effects of gender equality.","container-title":"Journal of Personality and Social Psychology","page":"171","volume":"97","issue":"1","source":"Google Scholar","shortTitle":"Cross-national variation in the size of sex differences in values","author":[{"family":"Schwartz","given":"Shalom H."},{"family":"Rubel-Lifschitz","given":"Tammy"}],"issued":{"date-parts":[["2009"]]},"accessed":{"date-parts":[["2015",6,10]]}}}],"schema":"https://github.com/citation-style-language/schema/raw/master/csl-citation.json"} </w:instrText>
      </w:r>
      <w:r w:rsidR="00067FA4" w:rsidRPr="002B3D85">
        <w:rPr>
          <w:rFonts w:ascii="Times New Roman" w:hAnsi="Times New Roman" w:cs="Times New Roman"/>
        </w:rPr>
        <w:fldChar w:fldCharType="separate"/>
      </w:r>
      <w:r w:rsidRPr="002B3D85">
        <w:rPr>
          <w:rFonts w:ascii="Times New Roman" w:hAnsi="Times New Roman" w:cs="Times New Roman"/>
        </w:rPr>
        <w:t>(Schwartz &amp; Rubel-Lifschitz, 2009)</w:t>
      </w:r>
      <w:r w:rsidR="00067FA4" w:rsidRPr="002B3D85">
        <w:rPr>
          <w:rFonts w:ascii="Times New Roman" w:hAnsi="Times New Roman" w:cs="Times New Roman"/>
        </w:rPr>
        <w:fldChar w:fldCharType="end"/>
      </w:r>
      <w:r w:rsidRPr="002B3D85">
        <w:rPr>
          <w:rFonts w:ascii="Times New Roman" w:hAnsi="Times New Roman" w:cs="Times New Roman"/>
        </w:rPr>
        <w:t xml:space="preserve">. One interpretation is that, over the years, girls have been exposed to increasing social pressure to play with </w:t>
      </w:r>
      <w:r w:rsidR="001964AB">
        <w:rPr>
          <w:rFonts w:ascii="Times New Roman" w:hAnsi="Times New Roman" w:cs="Times New Roman"/>
        </w:rPr>
        <w:t>neutral</w:t>
      </w:r>
      <w:r w:rsidRPr="002B3D85">
        <w:rPr>
          <w:rFonts w:ascii="Times New Roman" w:hAnsi="Times New Roman" w:cs="Times New Roman"/>
        </w:rPr>
        <w:t>-typed toys as the volume of advertising to children and expansion in the number and type of children’s media outlets in the US, and doubtless</w:t>
      </w:r>
      <w:r>
        <w:rPr>
          <w:rFonts w:ascii="Times New Roman" w:hAnsi="Times New Roman" w:cs="Times New Roman"/>
        </w:rPr>
        <w:t xml:space="preserve"> in other </w:t>
      </w:r>
      <w:r w:rsidRPr="002B3D85">
        <w:rPr>
          <w:rFonts w:ascii="Times New Roman" w:hAnsi="Times New Roman" w:cs="Times New Roman"/>
        </w:rPr>
        <w:t xml:space="preserve">developed countries, has increased enormously over time </w:t>
      </w:r>
      <w:r w:rsidR="00067FA4" w:rsidRPr="002B3D85">
        <w:rPr>
          <w:rFonts w:ascii="Times New Roman" w:hAnsi="Times New Roman" w:cs="Times New Roman"/>
        </w:rPr>
        <w:fldChar w:fldCharType="begin"/>
      </w:r>
      <w:r w:rsidRPr="002B3D85">
        <w:rPr>
          <w:rFonts w:ascii="Times New Roman" w:hAnsi="Times New Roman" w:cs="Times New Roman"/>
        </w:rPr>
        <w:instrText xml:space="preserve"> ADDIN ZOTERO_ITEM CSL_CITATION {"citationID":"1vuengftef","properties":{"formattedCitation":"(Bakir, Blodgett, &amp; Rose, 2008)","plainCitation":"(Bakir, Blodgett, &amp; Rose, 2008)"},"citationItems":[{"id":170,"uris":["http://zotero.org/users/local/68R3OVFr/items/46VSXTM3"],"uri":["http://zotero.org/users/local/68R3OVFr/items/46VSXTM3"],"itemData":{"id":170,"type":"article-journal","title":"Children's responses to gender-role stereotyped advertisements","container-title":"Journal of Advertising Research","page":"255-266","volume":"48","issue":"2","source":"Google Scholar","author":[{"family":"Bakir","given":"Aysen"},{"family":"Blodgett","given":"Jeffrey G."},{"family":"Rose","given":"Gregory M."}],"issued":{"date-parts":[["2008"]]}}}],"schema":"https://github.com/citation-style-language/schema/raw/master/csl-citation.json"} </w:instrText>
      </w:r>
      <w:r w:rsidR="00067FA4" w:rsidRPr="002B3D85">
        <w:rPr>
          <w:rFonts w:ascii="Times New Roman" w:hAnsi="Times New Roman" w:cs="Times New Roman"/>
        </w:rPr>
        <w:fldChar w:fldCharType="separate"/>
      </w:r>
      <w:r w:rsidRPr="002B3D85">
        <w:rPr>
          <w:rFonts w:ascii="Times New Roman" w:hAnsi="Times New Roman" w:cs="Times New Roman"/>
        </w:rPr>
        <w:t>(Bakir, Blodgett, &amp; Rose, 2008)</w:t>
      </w:r>
      <w:r w:rsidR="00067FA4" w:rsidRPr="002B3D85">
        <w:rPr>
          <w:rFonts w:ascii="Times New Roman" w:hAnsi="Times New Roman" w:cs="Times New Roman"/>
        </w:rPr>
        <w:fldChar w:fldCharType="end"/>
      </w:r>
      <w:r w:rsidRPr="002B3D85">
        <w:rPr>
          <w:rFonts w:ascii="Times New Roman" w:hAnsi="Times New Roman" w:cs="Times New Roman"/>
        </w:rPr>
        <w:t>. A further possible explanation would be that female-typed toys have become more interesting or attractive to girls over time, yet the included studies have typically and fairly consistently used dolls, cosmetics and kitchen equipment as female-typed toys.</w:t>
      </w:r>
    </w:p>
    <w:p w:rsidR="00C838B1" w:rsidRDefault="00C838B1" w:rsidP="001964AB">
      <w:pPr>
        <w:spacing w:line="480" w:lineRule="auto"/>
        <w:ind w:firstLine="720"/>
      </w:pPr>
      <w:proofErr w:type="gramStart"/>
      <w:r w:rsidRPr="002B3D85">
        <w:t>A possibility to be considered relates to differences in the researchers’ selections of male-type’ toy stimuli</w:t>
      </w:r>
      <w:r w:rsidR="00217CF1">
        <w:t xml:space="preserve"> in different time periods</w:t>
      </w:r>
      <w:r w:rsidRPr="002B3D85">
        <w:t>.</w:t>
      </w:r>
      <w:proofErr w:type="gramEnd"/>
      <w:r w:rsidR="009219CF">
        <w:t xml:space="preserve"> E</w:t>
      </w:r>
      <w:r w:rsidRPr="002B3D85">
        <w:t>arlier studies included in the meta-analysis are more likely to offer toys associated with aggression, for example a dart gun and a</w:t>
      </w:r>
      <w:r>
        <w:t>rmy shirt (</w:t>
      </w:r>
      <w:proofErr w:type="spellStart"/>
      <w:r>
        <w:t>Doering</w:t>
      </w:r>
      <w:proofErr w:type="spellEnd"/>
      <w:r>
        <w:t xml:space="preserve"> et al.,1989) and</w:t>
      </w:r>
      <w:r w:rsidRPr="002B3D85">
        <w:t xml:space="preserve"> fighting figures </w:t>
      </w:r>
      <w:r w:rsidR="00067FA4" w:rsidRPr="002B3D85">
        <w:fldChar w:fldCharType="begin"/>
      </w:r>
      <w:r w:rsidRPr="002B3D85">
        <w:instrText xml:space="preserve"> ADDIN ZOTERO_ITEM CSL_CITATION {"citationID":"l66psesa3","properties":{"formattedCitation":"(Servin et al., 1999)","plainCitation":"(Servin et al., 1999)"},"citationItems":[{"id":316,"uris":["http://zotero.org/users/local/68R3OVFr/items/GCQM69Z4"],"uri":["http://zotero.org/users/local/68R3OVFr/items/GCQM69Z4"],"itemData":{"id":316,"type":"article-journal","title":"Sex differences in 1-, 3-, and 5-year-olds' toy-choice in a structured play-session","container-title":"Scandinavian journal of psychology","page":"43–48","volume":"40","issue":"1","source":"Google Scholar","author":[{"family":"Servin","given":"Anna"},{"family":"Bohlin","given":"Gunilla"},{"family":"Berlin","given":"Lisa"}],"issued":{"date-parts":[["1999"]]},"accessed":{"date-parts":[["2015",6,10]]}}}],"schema":"https://github.com/citation-style-language/schema/raw/master/csl-citation.json"} </w:instrText>
      </w:r>
      <w:r w:rsidR="00067FA4" w:rsidRPr="002B3D85">
        <w:fldChar w:fldCharType="separate"/>
      </w:r>
      <w:r w:rsidRPr="002B3D85">
        <w:t>(Servin et al., 1999)</w:t>
      </w:r>
      <w:r w:rsidR="00067FA4" w:rsidRPr="002B3D85">
        <w:fldChar w:fldCharType="end"/>
      </w:r>
      <w:r w:rsidR="002E2AB1">
        <w:t xml:space="preserve"> yet a gun was used as a </w:t>
      </w:r>
      <w:r w:rsidR="002A03F5">
        <w:t>‘</w:t>
      </w:r>
      <w:r w:rsidR="002E2AB1">
        <w:t>male-typed</w:t>
      </w:r>
      <w:r w:rsidR="002A03F5">
        <w:t>’</w:t>
      </w:r>
      <w:r w:rsidR="002E2AB1">
        <w:t xml:space="preserve"> toy in one recent study (Li</w:t>
      </w:r>
      <w:r w:rsidR="009219CF">
        <w:t xml:space="preserve"> </w:t>
      </w:r>
      <w:r w:rsidR="002E2AB1">
        <w:t>&amp; Wong, 2016).</w:t>
      </w:r>
      <w:r w:rsidRPr="002B3D85">
        <w:t xml:space="preserve"> Of course, other toys, not necessarily male-typed</w:t>
      </w:r>
      <w:r w:rsidR="009219CF">
        <w:t xml:space="preserve"> </w:t>
      </w:r>
      <w:r w:rsidRPr="002B3D85">
        <w:t xml:space="preserve">can afford aggressive play, as </w:t>
      </w:r>
      <w:r w:rsidR="00067FA4" w:rsidRPr="002B3D85">
        <w:fldChar w:fldCharType="begin"/>
      </w:r>
      <w:r w:rsidRPr="002B3D85">
        <w:instrText xml:space="preserve"> ADDIN ZOTERO_ITEM CSL_CITATION {"citationID":"1dpi0a1bil","properties":{"formattedCitation":"(Schau et al., 1980)","plainCitation":"(Schau et al., 1980)"},"citationItems":[{"id":302,"uris":["http://zotero.org/users/local/68R3OVFr/items/NZU59J2N"],"uri":["http://zotero.org/users/local/68R3OVFr/items/NZU59J2N"],"itemData":{"id":302,"type":"article-journal","title":"The relationships of parental expectations and preschool children's verbal sex typing to their sex-typed toy play behavior","container-title":"Child Development","page":"266–270","source":"Google Scholar","author":[{"family":"Schau","given":"Candace Garrett"},{"family":"Kahn","given":"Lynne"},{"family":"Diepold","given":"John H."},{"family":"Cherry","given":"Frances"}],"issued":{"date-parts":[["1980"]]},"accessed":{"date-parts":[["2015",6,10]]}}}],"schema":"https://github.com/citation-style-language/schema/raw/master/csl-citation.json"} </w:instrText>
      </w:r>
      <w:r w:rsidR="00067FA4" w:rsidRPr="002B3D85">
        <w:fldChar w:fldCharType="separate"/>
      </w:r>
      <w:r w:rsidRPr="002B3D85">
        <w:t>Schau et al. (1980)</w:t>
      </w:r>
      <w:r w:rsidR="00067FA4" w:rsidRPr="002B3D85">
        <w:fldChar w:fldCharType="end"/>
      </w:r>
      <w:r w:rsidRPr="002B3D85">
        <w:t xml:space="preserve"> note in their observation that boys played with a toy food mixer as if it were a machine gun.  It is difficult to be precise about the year in which a study was conducted as there is typically some time lag between this and the date of the resulting publication. The finding that girls spend a comparatively shorter time playing with </w:t>
      </w:r>
      <w:r w:rsidR="009219CF">
        <w:t>gender</w:t>
      </w:r>
      <w:r w:rsidRPr="002B3D85">
        <w:t>-typed toys in recent studies i</w:t>
      </w:r>
      <w:r>
        <w:t xml:space="preserve">s of interest, given the indication that some parents and educators may currently promote gender-neutral </w:t>
      </w:r>
      <w:r>
        <w:lastRenderedPageBreak/>
        <w:t xml:space="preserve">toys for girls. </w:t>
      </w:r>
      <w:r w:rsidR="00E6383E">
        <w:t xml:space="preserve">The number </w:t>
      </w:r>
      <w:r w:rsidR="00217CF1">
        <w:t xml:space="preserve">and specific characteristics of toys </w:t>
      </w:r>
      <w:r w:rsidR="002A03F5">
        <w:t xml:space="preserve">vary by study </w:t>
      </w:r>
      <w:r w:rsidR="00217CF1">
        <w:t xml:space="preserve">are not always reported, yet no systematic changes over time </w:t>
      </w:r>
      <w:r w:rsidR="002A03F5">
        <w:t>are</w:t>
      </w:r>
      <w:r w:rsidR="00E6383E">
        <w:t xml:space="preserve"> apparent</w:t>
      </w:r>
      <w:r w:rsidR="002A03F5">
        <w:t xml:space="preserve"> from the information available</w:t>
      </w:r>
      <w:r w:rsidR="00E6383E">
        <w:t xml:space="preserve">. However, </w:t>
      </w:r>
      <w:r w:rsidR="00717587">
        <w:t xml:space="preserve">media coverage, </w:t>
      </w:r>
      <w:r w:rsidR="00F325C3">
        <w:t xml:space="preserve">cultural trends </w:t>
      </w:r>
      <w:r w:rsidR="00717587">
        <w:t xml:space="preserve">or </w:t>
      </w:r>
      <w:r w:rsidR="00E6383E">
        <w:t xml:space="preserve">current </w:t>
      </w:r>
      <w:r w:rsidR="00717587">
        <w:t xml:space="preserve">events </w:t>
      </w:r>
      <w:r w:rsidR="00F325C3">
        <w:t xml:space="preserve">may affect children’s toy </w:t>
      </w:r>
      <w:r w:rsidR="00717587">
        <w:t>preferences</w:t>
      </w:r>
      <w:r w:rsidR="00E6383E">
        <w:t xml:space="preserve">. </w:t>
      </w:r>
      <w:r w:rsidR="00717587">
        <w:t xml:space="preserve">For example, </w:t>
      </w:r>
      <w:r w:rsidR="00217CF1">
        <w:t xml:space="preserve">at the time when </w:t>
      </w:r>
      <w:r w:rsidR="00E6383E">
        <w:t xml:space="preserve">Benjamin (1932) found that </w:t>
      </w:r>
      <w:r w:rsidR="00717587">
        <w:t xml:space="preserve">girls </w:t>
      </w:r>
      <w:r w:rsidR="00BD1830">
        <w:t xml:space="preserve">played </w:t>
      </w:r>
      <w:r w:rsidR="00717587">
        <w:t>with a toy aeroplane</w:t>
      </w:r>
      <w:r w:rsidR="00BD1830">
        <w:t xml:space="preserve"> for similar times to </w:t>
      </w:r>
      <w:proofErr w:type="gramStart"/>
      <w:r w:rsidR="00BD1830">
        <w:t>boys</w:t>
      </w:r>
      <w:proofErr w:type="gramEnd"/>
      <w:r w:rsidR="00217CF1">
        <w:t xml:space="preserve"> female aviators were in the news; </w:t>
      </w:r>
      <w:r w:rsidR="00717587">
        <w:t>Amy Johnson’s fl</w:t>
      </w:r>
      <w:r w:rsidR="00217CF1">
        <w:t>ew</w:t>
      </w:r>
      <w:r w:rsidR="00E6383E">
        <w:t xml:space="preserve"> from </w:t>
      </w:r>
      <w:r w:rsidR="00717587">
        <w:t xml:space="preserve">England to Australia in 1930 and Amelia </w:t>
      </w:r>
      <w:proofErr w:type="spellStart"/>
      <w:r w:rsidR="00717587">
        <w:t>Earhardt</w:t>
      </w:r>
      <w:proofErr w:type="spellEnd"/>
      <w:r w:rsidR="00717587">
        <w:t xml:space="preserve"> </w:t>
      </w:r>
      <w:r w:rsidR="00217CF1">
        <w:t xml:space="preserve">flew </w:t>
      </w:r>
      <w:r w:rsidR="00717587">
        <w:t xml:space="preserve">solo across the Atlantic in 1932. </w:t>
      </w:r>
    </w:p>
    <w:p w:rsidR="00C838B1" w:rsidRPr="002B3D85" w:rsidRDefault="009219CF" w:rsidP="009219CF">
      <w:pPr>
        <w:autoSpaceDE w:val="0"/>
        <w:autoSpaceDN w:val="0"/>
        <w:adjustRightInd w:val="0"/>
        <w:spacing w:line="480" w:lineRule="auto"/>
        <w:rPr>
          <w:b/>
        </w:rPr>
      </w:pPr>
      <w:r>
        <w:rPr>
          <w:b/>
          <w:i/>
        </w:rPr>
        <w:t xml:space="preserve">4.5 </w:t>
      </w:r>
      <w:r w:rsidR="00C838B1" w:rsidRPr="002B3D85">
        <w:rPr>
          <w:b/>
          <w:i/>
        </w:rPr>
        <w:t>The effect of inclusion of ‘gender-neutral’ toys</w:t>
      </w:r>
    </w:p>
    <w:p w:rsidR="00C838B1" w:rsidRPr="002B3D85" w:rsidRDefault="00C838B1" w:rsidP="00C838B1">
      <w:pPr>
        <w:spacing w:line="480" w:lineRule="auto"/>
      </w:pPr>
      <w:r w:rsidRPr="002B3D85">
        <w:t xml:space="preserve">Like age, the inclusion of gender-neutral as well as gender-typed toys as stimuli appeared to be associated with opposite (though statistically </w:t>
      </w:r>
      <w:proofErr w:type="spellStart"/>
      <w:r w:rsidRPr="002B3D85">
        <w:t>nonsignificant</w:t>
      </w:r>
      <w:proofErr w:type="spellEnd"/>
      <w:r w:rsidRPr="002B3D85">
        <w:t>) relationships for boys and girls; boys played relatively less with male-typed toys when gender-neutral toys were included in the stimulus materials (Figure 5a), and girls played relatively more with male-typed toys when gender-neutral toys are included (Figure 5b). However</w:t>
      </w:r>
      <w:r>
        <w:t>,</w:t>
      </w:r>
      <w:r w:rsidRPr="002B3D85">
        <w:t xml:space="preserve"> in both cases, although the directions of correlations remained the same in multiple </w:t>
      </w:r>
      <w:proofErr w:type="gramStart"/>
      <w:r w:rsidRPr="002B3D85">
        <w:t>regression</w:t>
      </w:r>
      <w:proofErr w:type="gramEnd"/>
      <w:r w:rsidRPr="002B3D85">
        <w:t xml:space="preserve">, the apparent effect remained non-significant when the other variables were taken into account (Table 5). However, the opposite pattern in boys and girls is interesting, and may have implications for the design of </w:t>
      </w:r>
      <w:r>
        <w:t xml:space="preserve">future </w:t>
      </w:r>
      <w:r w:rsidRPr="002B3D85">
        <w:t xml:space="preserve">studies of </w:t>
      </w:r>
      <w:r>
        <w:t xml:space="preserve">sex differences in </w:t>
      </w:r>
      <w:r w:rsidRPr="002B3D85">
        <w:t>children’s toy preferences, with the implication that some toys classified as ‘gender-neutral’ may appeal more to boys than girls.</w:t>
      </w:r>
    </w:p>
    <w:p w:rsidR="00C838B1" w:rsidRPr="002B3D85" w:rsidRDefault="00C838B1" w:rsidP="009219CF">
      <w:pPr>
        <w:spacing w:line="480" w:lineRule="auto"/>
        <w:ind w:firstLine="720"/>
      </w:pPr>
      <w:r w:rsidRPr="002B3D85">
        <w:t>In general, the studies included in the meta-analysis varied with respect to the number of toys chosen as representative of each toy-type category, the degree to which they are stereotyped to one gender and the duration of play sessions. Only t</w:t>
      </w:r>
      <w:r>
        <w:t>hree</w:t>
      </w:r>
      <w:r w:rsidRPr="002B3D85">
        <w:t xml:space="preserve"> studies did not include gender-neutral toys and so no comparison of effect sizes between these and the other studies was conducted.</w:t>
      </w:r>
    </w:p>
    <w:p w:rsidR="00C838B1" w:rsidRPr="002B3D85" w:rsidRDefault="00342582" w:rsidP="00342582">
      <w:pPr>
        <w:spacing w:line="480" w:lineRule="auto"/>
        <w:rPr>
          <w:b/>
        </w:rPr>
      </w:pPr>
      <w:r>
        <w:rPr>
          <w:b/>
        </w:rPr>
        <w:t xml:space="preserve">4.6 </w:t>
      </w:r>
      <w:r w:rsidR="00C838B1" w:rsidRPr="002B3D85">
        <w:rPr>
          <w:b/>
        </w:rPr>
        <w:t>Limitations</w:t>
      </w:r>
    </w:p>
    <w:p w:rsidR="005022F1" w:rsidRPr="005022F1" w:rsidRDefault="005022F1" w:rsidP="005022F1">
      <w:pPr>
        <w:spacing w:line="480" w:lineRule="auto"/>
        <w:rPr>
          <w:color w:val="000000"/>
        </w:rPr>
      </w:pPr>
      <w:r w:rsidRPr="005022F1">
        <w:rPr>
          <w:color w:val="000000"/>
        </w:rPr>
        <w:lastRenderedPageBreak/>
        <w:t xml:space="preserve">One problem facing researchers is the choice of toys to include as gender-typed or gender-neutral and the number of toys offered. The most popular gender-typed toys are doll and vehicles, yet each of these come in many forms; for example, a doll can represent a baby, a male or female child or adult and be soft or rigid in composition and vary in colour. The suitability and attractiveness of toys is likely to differ with child age and some studies use the same stimuli across a relatively wide age range. </w:t>
      </w:r>
      <w:r>
        <w:rPr>
          <w:color w:val="000000"/>
        </w:rPr>
        <w:t>In one study, t</w:t>
      </w:r>
      <w:r w:rsidRPr="005022F1">
        <w:rPr>
          <w:color w:val="000000"/>
        </w:rPr>
        <w:t xml:space="preserve">he amount of time parents spent playing with specific toys in interactions with their children (aged 27-64 months) indicated that </w:t>
      </w:r>
      <w:r w:rsidR="00342582">
        <w:rPr>
          <w:color w:val="000000"/>
        </w:rPr>
        <w:t>female-typed</w:t>
      </w:r>
      <w:r w:rsidRPr="005022F1">
        <w:rPr>
          <w:color w:val="000000"/>
        </w:rPr>
        <w:t xml:space="preserve"> toys were the least entertaining (Idle et al.,1993) and this factor may have the potential to bias results. </w:t>
      </w:r>
    </w:p>
    <w:p w:rsidR="005022F1" w:rsidRPr="005022F1" w:rsidRDefault="005022F1" w:rsidP="00342582">
      <w:pPr>
        <w:spacing w:line="480" w:lineRule="auto"/>
        <w:ind w:firstLine="720"/>
        <w:rPr>
          <w:color w:val="000000"/>
        </w:rPr>
      </w:pPr>
      <w:r w:rsidRPr="005022F1">
        <w:rPr>
          <w:color w:val="000000"/>
        </w:rPr>
        <w:t xml:space="preserve">In many individual studies the selection of stimuli is not discussed. However, one </w:t>
      </w:r>
      <w:r w:rsidR="003260C2">
        <w:rPr>
          <w:color w:val="000000"/>
        </w:rPr>
        <w:t xml:space="preserve">reported </w:t>
      </w:r>
      <w:r w:rsidRPr="005022F1">
        <w:rPr>
          <w:color w:val="000000"/>
        </w:rPr>
        <w:t>solution has been to use toy</w:t>
      </w:r>
      <w:r w:rsidR="003260C2">
        <w:rPr>
          <w:color w:val="000000"/>
        </w:rPr>
        <w:t>s</w:t>
      </w:r>
      <w:r w:rsidRPr="005022F1">
        <w:rPr>
          <w:color w:val="000000"/>
        </w:rPr>
        <w:t xml:space="preserve"> which have elicit</w:t>
      </w:r>
      <w:r w:rsidR="003260C2">
        <w:rPr>
          <w:color w:val="000000"/>
        </w:rPr>
        <w:t>ed</w:t>
      </w:r>
      <w:r w:rsidRPr="005022F1">
        <w:rPr>
          <w:color w:val="000000"/>
        </w:rPr>
        <w:t xml:space="preserve"> gender differences in previous studies (e.g.</w:t>
      </w:r>
      <w:r w:rsidR="003260C2">
        <w:rPr>
          <w:color w:val="000000"/>
        </w:rPr>
        <w:t xml:space="preserve"> </w:t>
      </w:r>
      <w:proofErr w:type="spellStart"/>
      <w:r w:rsidR="003260C2" w:rsidRPr="00385EF4">
        <w:t>Lamminmäki</w:t>
      </w:r>
      <w:proofErr w:type="spellEnd"/>
      <w:r w:rsidR="003260C2">
        <w:rPr>
          <w:color w:val="000000"/>
        </w:rPr>
        <w:t xml:space="preserve"> et al., 2012; Zosuls et al., 2014</w:t>
      </w:r>
      <w:r w:rsidRPr="005022F1">
        <w:rPr>
          <w:color w:val="000000"/>
        </w:rPr>
        <w:t>)</w:t>
      </w:r>
      <w:r w:rsidR="003260C2">
        <w:rPr>
          <w:color w:val="000000"/>
        </w:rPr>
        <w:t xml:space="preserve"> or have been classified as masculine or feminine by parents and non-parents (e.g.</w:t>
      </w:r>
      <w:r w:rsidR="003260C2" w:rsidRPr="003260C2">
        <w:rPr>
          <w:color w:val="000000"/>
        </w:rPr>
        <w:t xml:space="preserve"> </w:t>
      </w:r>
      <w:r w:rsidR="003260C2">
        <w:rPr>
          <w:color w:val="000000"/>
        </w:rPr>
        <w:t xml:space="preserve">Todd et al., </w:t>
      </w:r>
      <w:r w:rsidR="003260C2" w:rsidRPr="005022F1">
        <w:rPr>
          <w:color w:val="000000"/>
        </w:rPr>
        <w:t>2016</w:t>
      </w:r>
      <w:r w:rsidR="003260C2">
        <w:rPr>
          <w:color w:val="000000"/>
        </w:rPr>
        <w:t xml:space="preserve">; van de </w:t>
      </w:r>
      <w:proofErr w:type="spellStart"/>
      <w:r w:rsidR="003260C2">
        <w:rPr>
          <w:color w:val="000000"/>
        </w:rPr>
        <w:t>Beek</w:t>
      </w:r>
      <w:proofErr w:type="spellEnd"/>
      <w:r w:rsidR="003260C2">
        <w:rPr>
          <w:color w:val="000000"/>
        </w:rPr>
        <w:t xml:space="preserve"> et al., 2009)</w:t>
      </w:r>
      <w:r w:rsidR="003260C2" w:rsidRPr="005022F1">
        <w:t xml:space="preserve">.  </w:t>
      </w:r>
      <w:r w:rsidR="00342582">
        <w:t xml:space="preserve">Toys typically selected as </w:t>
      </w:r>
      <w:r w:rsidR="00B30EE0">
        <w:t xml:space="preserve">neutral include books and puzzles but there is some overlap between categories, for example, Turner, </w:t>
      </w:r>
      <w:proofErr w:type="spellStart"/>
      <w:r w:rsidR="00B30EE0">
        <w:t>Gervai</w:t>
      </w:r>
      <w:proofErr w:type="spellEnd"/>
      <w:r w:rsidR="00B30EE0">
        <w:t xml:space="preserve"> &amp; </w:t>
      </w:r>
      <w:proofErr w:type="spellStart"/>
      <w:r w:rsidR="00B30EE0">
        <w:t>Hinde</w:t>
      </w:r>
      <w:proofErr w:type="spellEnd"/>
      <w:r w:rsidR="00B30EE0">
        <w:t xml:space="preserve"> (1993) define a jigsaw puzzle as female-typed. </w:t>
      </w:r>
      <w:r w:rsidRPr="005022F1">
        <w:rPr>
          <w:color w:val="000000"/>
        </w:rPr>
        <w:t xml:space="preserve">Perhaps the most thorough consideration of the choice of stimuli comes from Idle et </w:t>
      </w:r>
      <w:r w:rsidR="00342582">
        <w:rPr>
          <w:color w:val="000000"/>
        </w:rPr>
        <w:t>al.</w:t>
      </w:r>
      <w:r w:rsidRPr="005022F1">
        <w:rPr>
          <w:color w:val="000000"/>
        </w:rPr>
        <w:t xml:space="preserve"> (1993); in this study, parents were asked</w:t>
      </w:r>
      <w:r w:rsidR="00342582">
        <w:rPr>
          <w:color w:val="000000"/>
        </w:rPr>
        <w:t xml:space="preserve"> to sort the stimuli toys into masculine, feminine and neutral</w:t>
      </w:r>
      <w:r w:rsidRPr="005022F1">
        <w:rPr>
          <w:color w:val="000000"/>
        </w:rPr>
        <w:t xml:space="preserve"> categories. Interestingly, both mothers and fathers categorized many more toys as neutral than the researchers did. </w:t>
      </w:r>
      <w:r w:rsidRPr="005022F1">
        <w:t xml:space="preserve">However, despite methodological variation between observational studies in the choice and number of stimuli offered, context of testing and age of child, the general consistency in finding sex differences in children’s preferences for toys typed to their own gender indicates the strength of this phenomenon. </w:t>
      </w:r>
    </w:p>
    <w:p w:rsidR="00C838B1" w:rsidRPr="002B3D85" w:rsidRDefault="00C838B1" w:rsidP="00342582">
      <w:pPr>
        <w:spacing w:line="480" w:lineRule="auto"/>
        <w:ind w:firstLine="720"/>
      </w:pPr>
      <w:r w:rsidRPr="002B3D85">
        <w:t xml:space="preserve">There was a substantial heterogeneity in </w:t>
      </w:r>
      <w:r w:rsidR="003260C2">
        <w:t xml:space="preserve">findings from the </w:t>
      </w:r>
      <w:proofErr w:type="gramStart"/>
      <w:r w:rsidR="003260C2">
        <w:t xml:space="preserve">included </w:t>
      </w:r>
      <w:r w:rsidRPr="002B3D85">
        <w:t xml:space="preserve"> studies</w:t>
      </w:r>
      <w:proofErr w:type="gramEnd"/>
      <w:r w:rsidRPr="002B3D85">
        <w:t xml:space="preserve"> – roughly 70% for both male-typed and female-typed toys. Although any effects of this were mitigated by using the random effects model, we note that the fixed methods model produced slightly </w:t>
      </w:r>
      <w:r w:rsidRPr="002B3D85">
        <w:lastRenderedPageBreak/>
        <w:t xml:space="preserve">smaller Cohen’s </w:t>
      </w:r>
      <w:r w:rsidRPr="002B3D85">
        <w:rPr>
          <w:i/>
        </w:rPr>
        <w:t>d</w:t>
      </w:r>
      <w:r w:rsidRPr="002B3D85">
        <w:t xml:space="preserve"> values for </w:t>
      </w:r>
      <w:r w:rsidRPr="002B3D85">
        <w:rPr>
          <w:bCs/>
        </w:rPr>
        <w:t>‘male-typed’</w:t>
      </w:r>
      <w:r>
        <w:t xml:space="preserve"> toys (1.026</w:t>
      </w:r>
      <w:r w:rsidRPr="002B3D85">
        <w:t>, 95% CI 0.</w:t>
      </w:r>
      <w:r>
        <w:t>82</w:t>
      </w:r>
      <w:r w:rsidRPr="002B3D85">
        <w:t xml:space="preserve"> </w:t>
      </w:r>
      <w:r>
        <w:t>–</w:t>
      </w:r>
      <w:r w:rsidRPr="002B3D85">
        <w:t xml:space="preserve"> </w:t>
      </w:r>
      <w:r>
        <w:t>1.24) and female-typed toys (-0.91</w:t>
      </w:r>
      <w:r w:rsidRPr="002B3D85">
        <w:t>, 95% CI -</w:t>
      </w:r>
      <w:r>
        <w:t>1.12</w:t>
      </w:r>
      <w:r w:rsidRPr="002B3D85">
        <w:t xml:space="preserve"> </w:t>
      </w:r>
      <w:r>
        <w:t xml:space="preserve">- </w:t>
      </w:r>
      <w:r w:rsidRPr="002B3D85">
        <w:t>-0.</w:t>
      </w:r>
      <w:r>
        <w:t>40</w:t>
      </w:r>
      <w:r w:rsidRPr="002B3D85">
        <w:t xml:space="preserve">). On the whole, it would probably be reasonable to suggest that the effect size for the sex difference in preference for male-typed toys is large, and for female-typed toys is moderate-to-large. </w:t>
      </w:r>
    </w:p>
    <w:p w:rsidR="00C838B1" w:rsidRPr="002B3D85" w:rsidRDefault="00C838B1" w:rsidP="00F640D7">
      <w:pPr>
        <w:autoSpaceDE w:val="0"/>
        <w:autoSpaceDN w:val="0"/>
        <w:adjustRightInd w:val="0"/>
        <w:spacing w:line="480" w:lineRule="auto"/>
        <w:ind w:firstLine="720"/>
      </w:pPr>
      <w:r w:rsidRPr="002B3D85">
        <w:t xml:space="preserve">Some studies of children’s free preference for toys (for example </w:t>
      </w:r>
      <w:r w:rsidR="00067FA4" w:rsidRPr="002B3D85">
        <w:fldChar w:fldCharType="begin"/>
      </w:r>
      <w:r w:rsidRPr="002B3D85">
        <w:instrText xml:space="preserve"> ADDIN ZOTERO_ITEM CSL_CITATION {"citationID":"2m36vlr6ee","properties":{"formattedCitation":"{\\rtf (O\\uc0\\u8217{}Brien &amp; Huston, 1985; Roopnarine, 1986)}","plainCitation":"(O’Brien &amp; Huston, 1985; Roopnarine, 1986)"},"citationItems":[{"id":273,"uris":["http://zotero.org/users/local/68R3OVFr/items/DUR3IIWE"],"uri":["http://zotero.org/users/local/68R3OVFr/items/DUR3IIWE"],"itemData":{"id":273,"type":"article-journal","title":"Development of sex-typed play behavior in toddlers.","container-title":"Developmental Psychology","page":"866","volume":"21","issue":"5","source":"Google Scholar","author":[{"family":"O'Brien","given":"Marion"},{"family":"Huston","given":"Aletha C."}],"issued":{"date-parts":[["1985"]]},"accessed":{"date-parts":[["2015",6,10]]}}},{"id":295,"uris":["http://zotero.org/users/local/68R3OVFr/items/A53CBZ5H"],"uri":["http://zotero.org/users/local/68R3OVFr/items/A53CBZ5H"],"itemData":{"id":295,"type":"article-journal","title":"Mothers' and fathers' behaviors toward the toy play of their infant sons and daughters","container-title":"Sex Roles","page":"59–68","volume":"14","issue":"1-2","source":"Google Scholar","author":[{"family":"Roopnarine","given":"Jaipaul L."}],"issued":{"date-parts":[["1986"]]},"accessed":{"date-parts":[["2015",6,10]]}}}],"schema":"https://github.com/citation-style-language/schema/raw/master/csl-citation.json"} </w:instrText>
      </w:r>
      <w:r w:rsidR="00067FA4" w:rsidRPr="002B3D85">
        <w:fldChar w:fldCharType="separate"/>
      </w:r>
      <w:r w:rsidRPr="002B3D85">
        <w:t>O’Brien &amp; Huston, 1985; Roopnarine, 1986)</w:t>
      </w:r>
      <w:r w:rsidR="00067FA4" w:rsidRPr="002B3D85">
        <w:fldChar w:fldCharType="end"/>
      </w:r>
      <w:r w:rsidRPr="002B3D85">
        <w:t xml:space="preserve"> </w:t>
      </w:r>
      <w:r w:rsidRPr="00A71752">
        <w:t>were excluded from the meta-analysis because</w:t>
      </w:r>
      <w:r w:rsidRPr="002B3D85">
        <w:t xml:space="preserve"> reports did not include essential information, for example standard deviations were not reported and could not be obtained from the authors; these tended to be earlier studies, which may have affected interpretations based on the effect of year of publication. </w:t>
      </w:r>
    </w:p>
    <w:p w:rsidR="009503E6" w:rsidRDefault="009503E6" w:rsidP="00F640D7">
      <w:pPr>
        <w:spacing w:line="480" w:lineRule="auto"/>
        <w:ind w:firstLine="720"/>
      </w:pPr>
      <w:r>
        <w:t xml:space="preserve">This meta-analysis comprised papers relating to children’s free preferences for gender-typed toys and some did not meet the criteria for inclusion specified in </w:t>
      </w:r>
      <w:r w:rsidR="00F640D7">
        <w:t>Section 2</w:t>
      </w:r>
      <w:r>
        <w:t xml:space="preserve">.  Many of the excluded studies showed interesting results, largely consistent with the findings of the included papers. For example, cross-cultural studies are particularly informative on the effect of culture; a conducted in Hungary and the UK (Turner, </w:t>
      </w:r>
      <w:proofErr w:type="spellStart"/>
      <w:r>
        <w:t>Gervai</w:t>
      </w:r>
      <w:proofErr w:type="spellEnd"/>
      <w:r>
        <w:t xml:space="preserve"> &amp; </w:t>
      </w:r>
      <w:proofErr w:type="spellStart"/>
      <w:r>
        <w:t>Hinde</w:t>
      </w:r>
      <w:proofErr w:type="spellEnd"/>
      <w:r>
        <w:t xml:space="preserve">, 1993) was excluded because children were in interaction with other children. The impact of hormonal variation on the toy preferences </w:t>
      </w:r>
      <w:proofErr w:type="gramStart"/>
      <w:r>
        <w:t>of  typically</w:t>
      </w:r>
      <w:proofErr w:type="gramEnd"/>
      <w:r>
        <w:t xml:space="preserve"> developing children allows exploration of the biological explanation; a German study measured the association between digit ratio (2D:4D),as a measure of early testosterone exposure, and sex-typed play, but used a measure completed by parents rather than the observational method (</w:t>
      </w:r>
      <w:proofErr w:type="spellStart"/>
      <w:r>
        <w:t>Hönekopp</w:t>
      </w:r>
      <w:proofErr w:type="spellEnd"/>
      <w:r>
        <w:t xml:space="preserve"> &amp; </w:t>
      </w:r>
      <w:proofErr w:type="spellStart"/>
      <w:r>
        <w:t>Thierfelder</w:t>
      </w:r>
      <w:proofErr w:type="spellEnd"/>
      <w:r>
        <w:t>, 2009).</w:t>
      </w:r>
    </w:p>
    <w:p w:rsidR="00C838B1" w:rsidRPr="002B3D85" w:rsidRDefault="00C838B1" w:rsidP="00F640D7">
      <w:pPr>
        <w:autoSpaceDE w:val="0"/>
        <w:autoSpaceDN w:val="0"/>
        <w:adjustRightInd w:val="0"/>
        <w:spacing w:line="480" w:lineRule="auto"/>
        <w:ind w:firstLine="720"/>
      </w:pPr>
      <w:r w:rsidRPr="002B3D85">
        <w:t xml:space="preserve">It could be argued that a bias to publish only positive findings of sex difference in toy choice is unlikely as a null finding in any age-group or context would be of interest because of the social and political implications of stereotyping.  Some non-typical preferences are reported in studies which did not meet the inclusion criteria of this meta-analysis, for example, at 12 months, boys played with a vacuum cleaner more than girls and no significant difference were found in the time boys and girls played with a truck or a shovel </w:t>
      </w:r>
      <w:r w:rsidR="00067FA4" w:rsidRPr="002B3D85">
        <w:fldChar w:fldCharType="begin"/>
      </w:r>
      <w:r w:rsidRPr="002B3D85">
        <w:instrText xml:space="preserve"> ADDIN ZOTERO_ITEM CSL_CITATION {"citationID":"166r0ij11q","properties":{"formattedCitation":"(Snow et al., 1983)","plainCitation":"(Snow et al., 1983)"},"citationItems":[{"id":331,"uris":["http://zotero.org/users/local/68R3OVFr/items/W3D9V2DN"],"uri":["http://zotero.org/users/local/68R3OVFr/items/W3D9V2DN"],"itemData":{"id":331,"type":"article-journal","title":"Sex-of-child differences in father-child interaction at one year of age","container-title":"Child development","page":"227–232","source":"Google Scholar","author":[{"family":"Snow","given":"Margaret Ellis"},{"family":"Jacklin","given":"Carol Nagy"},{"family":"Maccoby","given":"Eleanor E."}],"issued":{"date-parts":[["1983"]]},"accessed":{"date-parts":[["2015",6,10]]}}}],"schema":"https://github.com/citation-style-language/schema/raw/master/csl-citation.json"} </w:instrText>
      </w:r>
      <w:r w:rsidR="00067FA4" w:rsidRPr="002B3D85">
        <w:fldChar w:fldCharType="separate"/>
      </w:r>
      <w:r w:rsidRPr="002B3D85">
        <w:t xml:space="preserve">(Snow, </w:t>
      </w:r>
      <w:r w:rsidRPr="002B3D85">
        <w:lastRenderedPageBreak/>
        <w:t>Maccoby &amp; Jacklin, 1983)</w:t>
      </w:r>
      <w:r w:rsidR="00067FA4" w:rsidRPr="002B3D85">
        <w:fldChar w:fldCharType="end"/>
      </w:r>
      <w:r w:rsidRPr="002B3D85">
        <w:t>. In the included studies, as stated above, some atypical results were found and, of course, there was considerable variation in individual children’s preferences.</w:t>
      </w:r>
    </w:p>
    <w:p w:rsidR="00C838B1" w:rsidRPr="002B3D85" w:rsidRDefault="00C838B1" w:rsidP="00F640D7">
      <w:pPr>
        <w:autoSpaceDE w:val="0"/>
        <w:autoSpaceDN w:val="0"/>
        <w:adjustRightInd w:val="0"/>
        <w:spacing w:line="480" w:lineRule="auto"/>
        <w:ind w:firstLine="720"/>
      </w:pPr>
      <w:r w:rsidRPr="002B3D85">
        <w:t xml:space="preserve">There was no support for the hypothesis that the presence of adults will affect the magnitude of preference for gender-typed toys.  However, fathers, and possibly male observers, are underrepresented in studies comparing boys’ and girls’ toy </w:t>
      </w:r>
      <w:r>
        <w:t>preferences</w:t>
      </w:r>
      <w:r w:rsidRPr="002B3D85">
        <w:t xml:space="preserve"> in specific social contexts and this may limit the interpretation with respect to this factor.</w:t>
      </w:r>
    </w:p>
    <w:p w:rsidR="00F325C3" w:rsidRPr="002B3D85" w:rsidRDefault="00C838B1" w:rsidP="00F325C3">
      <w:pPr>
        <w:pStyle w:val="CommentText"/>
        <w:spacing w:line="480" w:lineRule="auto"/>
        <w:rPr>
          <w:rFonts w:ascii="Times New Roman" w:hAnsi="Times New Roman"/>
          <w:color w:val="000000"/>
          <w:sz w:val="24"/>
          <w:szCs w:val="24"/>
        </w:rPr>
      </w:pPr>
      <w:r w:rsidRPr="00F325C3">
        <w:rPr>
          <w:sz w:val="24"/>
          <w:szCs w:val="24"/>
        </w:rPr>
        <w:t>One important point to note is that all of the studies included in this meta-analysis and, indeed, most studies of children’s toy preferences are conducted in Western countries. It is important therefore to extend toy preference research to other geographical locations</w:t>
      </w:r>
      <w:r w:rsidRPr="002B3D85">
        <w:t>.</w:t>
      </w:r>
      <w:r w:rsidR="00F325C3">
        <w:t xml:space="preserve"> </w:t>
      </w:r>
    </w:p>
    <w:p w:rsidR="00C838B1" w:rsidRPr="002B3D85" w:rsidRDefault="00C838B1" w:rsidP="00C838B1">
      <w:pPr>
        <w:autoSpaceDE w:val="0"/>
        <w:autoSpaceDN w:val="0"/>
        <w:adjustRightInd w:val="0"/>
        <w:spacing w:line="480" w:lineRule="auto"/>
      </w:pPr>
    </w:p>
    <w:p w:rsidR="00C838B1" w:rsidRPr="002B3D85" w:rsidRDefault="00F640D7" w:rsidP="00F640D7">
      <w:pPr>
        <w:spacing w:line="480" w:lineRule="auto"/>
        <w:rPr>
          <w:b/>
        </w:rPr>
      </w:pPr>
      <w:r>
        <w:rPr>
          <w:b/>
        </w:rPr>
        <w:t xml:space="preserve">4.7 </w:t>
      </w:r>
      <w:r w:rsidR="00C838B1" w:rsidRPr="002B3D85">
        <w:rPr>
          <w:b/>
        </w:rPr>
        <w:t>Methodological Concerns</w:t>
      </w:r>
    </w:p>
    <w:p w:rsidR="00C838B1" w:rsidRPr="002B3D85" w:rsidRDefault="00C838B1" w:rsidP="00C838B1">
      <w:pPr>
        <w:spacing w:line="480" w:lineRule="auto"/>
      </w:pPr>
      <w:r w:rsidRPr="002B3D85">
        <w:t>It should be noted that the GII is a blunt measure of societal attitudes in a particular country; it is likely that environmental influences may vary more by regional and cultural sub-group norms within countries than between some of the counties countries where the included studies were conducted.</w:t>
      </w:r>
    </w:p>
    <w:p w:rsidR="00C838B1" w:rsidRPr="00C26AE3" w:rsidRDefault="00C838B1" w:rsidP="00C838B1">
      <w:pPr>
        <w:pStyle w:val="Default"/>
        <w:rPr>
          <w:rFonts w:ascii="Times New Roman" w:hAnsi="Times New Roman" w:cs="Times New Roman"/>
          <w:b/>
          <w:bCs/>
          <w:color w:val="0070C0"/>
        </w:rPr>
      </w:pPr>
      <w:r w:rsidRPr="002B3D85">
        <w:rPr>
          <w:rFonts w:ascii="Times New Roman" w:hAnsi="Times New Roman"/>
        </w:rPr>
        <w:t xml:space="preserve">In general, the typicality of the participant samples can be questioned; participants’ families may </w:t>
      </w:r>
      <w:r>
        <w:rPr>
          <w:rFonts w:ascii="Times New Roman" w:hAnsi="Times New Roman"/>
        </w:rPr>
        <w:t xml:space="preserve">typically </w:t>
      </w:r>
      <w:r w:rsidRPr="002B3D85">
        <w:rPr>
          <w:rFonts w:ascii="Times New Roman" w:hAnsi="Times New Roman"/>
        </w:rPr>
        <w:t>represent comparatively high socio-economic groups and therefore associated with non-traditional sex-typed attitudes (</w:t>
      </w:r>
      <w:proofErr w:type="spellStart"/>
      <w:r w:rsidRPr="002B3D85">
        <w:rPr>
          <w:rFonts w:ascii="Times New Roman" w:hAnsi="Times New Roman"/>
        </w:rPr>
        <w:t>Zosuls</w:t>
      </w:r>
      <w:proofErr w:type="spellEnd"/>
      <w:r w:rsidRPr="002B3D85">
        <w:rPr>
          <w:rFonts w:ascii="Times New Roman" w:hAnsi="Times New Roman"/>
        </w:rPr>
        <w:t xml:space="preserve"> et al., 2009).  Nevertheless, this is not reflected in the findings of large sex differences in toy preferences in the meta-analysis. Studies involving relatives of children recruited in clinical contexts are likely to be drawn from the broader population </w:t>
      </w:r>
      <w:r w:rsidR="00067FA4" w:rsidRPr="002B3D85">
        <w:rPr>
          <w:rFonts w:ascii="Times New Roman" w:hAnsi="Times New Roman"/>
        </w:rPr>
        <w:fldChar w:fldCharType="begin"/>
      </w:r>
      <w:r w:rsidRPr="002B3D85">
        <w:rPr>
          <w:rFonts w:ascii="Times New Roman" w:hAnsi="Times New Roman"/>
        </w:rPr>
        <w:instrText xml:space="preserve"> ADDIN ZOTERO_ITEM CSL_CITATION {"citationID":"1mivt6s7or","properties":{"formattedCitation":"(Berenbaum &amp; Hines, 1992; Berenbaum &amp; Snyder, 1995; Doering et al., 1989; Pasterski et al., 2005)","plainCitation":"(Berenbaum &amp; Hines, 1992; Berenbaum &amp; Snyder, 1995; Doering et al., 1989; Pasterski et al., 2005)"},"citationItems":[{"id":176,"uris":["http://zotero.org/users/local/68R3OVFr/items/ZZ2JDU68"],"uri":["http://zotero.org/users/local/68R3OVFr/items/ZZ2JDU68"],"itemData":{"id":176,"type":"article-journal","title":"Early androgens are related to childhood sex-typed toy preferences","container-title":"Psychological Science","page":"203–206","volume":"3","issue":"3","source":"Google Scholar","author":[{"family":"Berenbaum","given":"Sheri A."},{"family":"Hines","given":"Melissa"}],"issued":{"date-parts":[["1992"]]},"accessed":{"date-parts":[["2015",6,10]]}}},{"id":179,"uris":["http://zotero.org/users/local/68R3OVFr/items/BJBDXRFX"],"uri":["http://zotero.org/users/local/68R3OVFr/items/BJBDXRFX"],"itemData":{"id":179,"type":"article-journal","title":"Early hormonal influences on childhood sex-typed activity and playmate preferences: Implications for the development of sexual orientation.","container-title":"Developmental Psychology","page":"31","volume":"31","issue":"1","source":"Google Scholar","shortTitle":"Early hormonal influences on childhood sex-typed activity and playmate preferences","author":[{"family":"Berenbaum","given":"Sheri A."},{"family":"Snyder","given":"Elizabeth"}],"issued":{"date-parts":[["1995"]]},"accessed":{"date-parts":[["2015",6,10]]}}},{"id":194,"uris":["http://zotero.org/users/local/68R3OVFr/items/DXXNIRGC"],"uri":["http://zotero.org/users/local/68R3OVFr/items/DXXNIRGC"],"itemData":{"id":194,"type":"article-journal","title":"Effects of neutral toys on sex-typed play in children with gender identity disorder","container-title":"Journal of abnormal child psychology","page":"563–574","volume":"17","issue":"5","source":"Google Scholar","author":[{"family":"Doering","given":"Robert W."},{"family":"Zucker","given":"Kenneth J."},{"family":"Bradley","given":"Susan J."},{"family":"MacIntyre","given":"Robert B."}],"issued":{"date-parts":[["1989"]]},"accessed":{"date-parts":[["2015",6,10]]}}},{"id":277,"uris":["http://zotero.org/users/local/68R3OVFr/items/GSM4S4WK"],"uri":["http://zotero.org/users/local/68R3OVFr/items/GSM4S4WK"],"itemData":{"id":277,"type":"article-journal","title":"Prenatal hormones and postnatal socialization by parents as determinants of male-typical toy play in girls with congenital adrenal hyperplasia","container-title":"Child development","page":"264–278","volume":"76","issue":"1","source":"Google Scholar","author":[{"family":"Pasterski","given":"Vickie L."},{"family":"Geffner","given":"Mitchell E."},{"family":"Brain","given":"Caroline"},{"family":"Hindmarsh","given":"Peter"},{"family":"Brook","given":"Charles"},{"family":"Hines","given":"Melissa"}],"issued":{"date-parts":[["2005"]]},"accessed":{"date-parts":[["2015",6,10]]}}}],"schema":"https://github.com/citation-style-language/schema/raw/master/csl-citation.json"} </w:instrText>
      </w:r>
      <w:r w:rsidR="00067FA4" w:rsidRPr="002B3D85">
        <w:rPr>
          <w:rFonts w:ascii="Times New Roman" w:hAnsi="Times New Roman"/>
        </w:rPr>
        <w:fldChar w:fldCharType="separate"/>
      </w:r>
      <w:r w:rsidRPr="002B3D85">
        <w:rPr>
          <w:rFonts w:ascii="Times New Roman" w:hAnsi="Times New Roman"/>
        </w:rPr>
        <w:t>(Berenbaum &amp; Hines, 1992; Berenbaum &amp; Snyder, 1995; Doering et al., 1989; Pasterski et al., 2005)</w:t>
      </w:r>
      <w:r w:rsidR="00067FA4" w:rsidRPr="002B3D85">
        <w:rPr>
          <w:rFonts w:ascii="Times New Roman" w:hAnsi="Times New Roman"/>
        </w:rPr>
        <w:fldChar w:fldCharType="end"/>
      </w:r>
      <w:r w:rsidRPr="002B3D85">
        <w:rPr>
          <w:rFonts w:ascii="Times New Roman" w:hAnsi="Times New Roman"/>
        </w:rPr>
        <w:t xml:space="preserve">, as are studies conducted in multicultural </w:t>
      </w:r>
      <w:r w:rsidRPr="002B3D85">
        <w:rPr>
          <w:rFonts w:ascii="Times New Roman" w:hAnsi="Times New Roman"/>
        </w:rPr>
        <w:lastRenderedPageBreak/>
        <w:t xml:space="preserve">nurseries </w:t>
      </w:r>
      <w:r w:rsidR="00067FA4" w:rsidRPr="002B3D85">
        <w:rPr>
          <w:rFonts w:ascii="Times New Roman" w:hAnsi="Times New Roman"/>
        </w:rPr>
        <w:fldChar w:fldCharType="begin"/>
      </w:r>
      <w:r w:rsidRPr="002B3D85">
        <w:rPr>
          <w:rFonts w:ascii="Times New Roman" w:hAnsi="Times New Roman"/>
        </w:rPr>
        <w:instrText xml:space="preserve"> ADDIN ZOTERO_ITEM CSL_CITATION {"citationID":"1pt0r3am4u","properties":{"formattedCitation":"(Todd et al., (In review).)","plainCitation":"(Todd et al., (In review).)"},"citationItems":[{"id":363,"uris":["http://zotero.org/users/local/68R3OVFr/items/8SFCZRQH"],"uri":["http://zotero.org/users/local/68R3OVFr/items/8SFCZRQH"],"itemData":{"id":363,"type":"article-journal","title":"Preferences for sex-typed toys in boys and girls aged nine to 32 months","author":[{"family":"Todd","given":"Brenda"},{"family":"Thommessen","given":"Sarah A O"},{"family":"Barry","given":"John A."}],"issued":{"literal":"in review"}}}],"schema":"https://github.com/citation-style-language/schema/raw/master/csl-citation.json"} </w:instrText>
      </w:r>
      <w:r w:rsidR="00067FA4" w:rsidRPr="002B3D85">
        <w:rPr>
          <w:rFonts w:ascii="Times New Roman" w:hAnsi="Times New Roman"/>
        </w:rPr>
        <w:fldChar w:fldCharType="separate"/>
      </w:r>
      <w:r w:rsidRPr="002B3D85">
        <w:rPr>
          <w:rFonts w:ascii="Times New Roman" w:hAnsi="Times New Roman"/>
        </w:rPr>
        <w:t xml:space="preserve">(Todd et al., </w:t>
      </w:r>
      <w:r>
        <w:rPr>
          <w:rFonts w:ascii="Times New Roman" w:hAnsi="Times New Roman"/>
        </w:rPr>
        <w:t>2016</w:t>
      </w:r>
      <w:r w:rsidRPr="002B3D85">
        <w:rPr>
          <w:rFonts w:ascii="Times New Roman" w:hAnsi="Times New Roman"/>
        </w:rPr>
        <w:t>).</w:t>
      </w:r>
      <w:r w:rsidR="00067FA4" w:rsidRPr="002B3D85">
        <w:rPr>
          <w:rFonts w:ascii="Times New Roman" w:hAnsi="Times New Roman"/>
        </w:rPr>
        <w:fldChar w:fldCharType="end"/>
      </w:r>
      <w:r w:rsidRPr="00DD5D9D">
        <w:rPr>
          <w:rFonts w:ascii="Times New Roman" w:hAnsi="Times New Roman"/>
          <w:color w:val="0070C0"/>
        </w:rPr>
        <w:t xml:space="preserve"> </w:t>
      </w:r>
      <w:r w:rsidRPr="00853464">
        <w:rPr>
          <w:rFonts w:ascii="Times New Roman" w:hAnsi="Times New Roman"/>
          <w:color w:val="auto"/>
        </w:rPr>
        <w:t>One possible caution is that parents may encourage gender-stereotyped pl</w:t>
      </w:r>
      <w:r>
        <w:rPr>
          <w:rFonts w:ascii="Times New Roman" w:hAnsi="Times New Roman"/>
          <w:color w:val="auto"/>
        </w:rPr>
        <w:t>ay more outside a research setting</w:t>
      </w:r>
      <w:r w:rsidRPr="00853464">
        <w:rPr>
          <w:rFonts w:ascii="Times New Roman" w:hAnsi="Times New Roman"/>
          <w:color w:val="auto"/>
        </w:rPr>
        <w:t>.</w:t>
      </w:r>
    </w:p>
    <w:p w:rsidR="00C838B1" w:rsidRPr="002B3D85" w:rsidRDefault="00C838B1" w:rsidP="00C838B1">
      <w:pPr>
        <w:spacing w:line="480" w:lineRule="auto"/>
      </w:pPr>
    </w:p>
    <w:p w:rsidR="00C838B1" w:rsidRPr="002B3D85" w:rsidRDefault="00F640D7" w:rsidP="00F640D7">
      <w:pPr>
        <w:spacing w:line="480" w:lineRule="auto"/>
        <w:rPr>
          <w:b/>
        </w:rPr>
      </w:pPr>
      <w:r>
        <w:rPr>
          <w:b/>
        </w:rPr>
        <w:t xml:space="preserve">4.8 </w:t>
      </w:r>
      <w:r w:rsidR="00C838B1" w:rsidRPr="002B3D85">
        <w:rPr>
          <w:b/>
        </w:rPr>
        <w:t>Directions for Future Research</w:t>
      </w:r>
    </w:p>
    <w:p w:rsidR="00C838B1" w:rsidRPr="002B3D85" w:rsidRDefault="00C838B1" w:rsidP="00C838B1">
      <w:pPr>
        <w:spacing w:line="480" w:lineRule="auto"/>
      </w:pPr>
      <w:r w:rsidRPr="002B3D85">
        <w:t>Key recommendations for future research include</w:t>
      </w:r>
      <w:r w:rsidR="00061B54">
        <w:t xml:space="preserve"> the following</w:t>
      </w:r>
      <w:r w:rsidRPr="002B3D85">
        <w:t>:</w:t>
      </w:r>
    </w:p>
    <w:p w:rsidR="00C838B1" w:rsidRPr="002B3D85" w:rsidRDefault="00C838B1" w:rsidP="00C838B1">
      <w:pPr>
        <w:spacing w:line="480" w:lineRule="auto"/>
      </w:pPr>
      <w:r w:rsidRPr="002B3D85">
        <w:t xml:space="preserve">(a) We recommend attention to age of child when making comparisons between typically developing children and those with atypical levels of hormones or other specific characteristics. </w:t>
      </w:r>
    </w:p>
    <w:p w:rsidR="00C838B1" w:rsidRPr="002B3D85" w:rsidRDefault="00C838B1" w:rsidP="00C838B1">
      <w:pPr>
        <w:spacing w:line="480" w:lineRule="auto"/>
      </w:pPr>
      <w:r w:rsidRPr="002B3D85" w:rsidDel="00C1503B">
        <w:t xml:space="preserve"> </w:t>
      </w:r>
      <w:r w:rsidRPr="002B3D85">
        <w:t xml:space="preserve">(b) We argue for the value of longer-term longitudinal studies in addressing the relationship between boys’ and girls’ toy preferences and the development of gendered identity. However, such studies are compromised by repeated exposure to same/similar toys, suitability of toys for the different age groups and the relative attractiveness of toys </w:t>
      </w:r>
      <w:r w:rsidR="00067FA4" w:rsidRPr="002B3D85">
        <w:fldChar w:fldCharType="begin"/>
      </w:r>
      <w:r w:rsidRPr="002B3D85">
        <w:instrText xml:space="preserve"> ADDIN ZOTERO_ITEM CSL_CITATION {"citationID":"i60g7isg6","properties":{"formattedCitation":"(Lobel &amp; Menashri, 1993)","plainCitation":"(Lobel &amp; Menashri, 1993)"},"citationItems":[{"id":246,"uris":["http://zotero.org/users/local/68R3OVFr/items/H7GEEUDE"],"uri":["http://zotero.org/users/local/68R3OVFr/items/H7GEEUDE"],"itemData":{"id":246,"type":"article-journal","title":"Relations of conceptions of gender-role transgressions and gender constancy to gender-typed toy preferences.","container-title":"Developmental psychology","page":"150","volume":"29","issue":"1","source":"Google Scholar","author":[{"family":"Lobel","given":"Thalma E."},{"family":"Menashri","given":"Judith"}],"issued":{"date-parts":[["1993"]]},"accessed":{"date-parts":[["2015",6,10]]}}}],"schema":"https://github.com/citation-style-language/schema/raw/master/csl-citation.json"} </w:instrText>
      </w:r>
      <w:r w:rsidR="00067FA4" w:rsidRPr="002B3D85">
        <w:fldChar w:fldCharType="separate"/>
      </w:r>
      <w:r w:rsidRPr="002B3D85">
        <w:t>(Lobel &amp; Menashri, 1993</w:t>
      </w:r>
      <w:r w:rsidR="00067FA4" w:rsidRPr="002B3D85">
        <w:fldChar w:fldCharType="end"/>
      </w:r>
      <w:r w:rsidRPr="002B3D85">
        <w:t xml:space="preserve">). </w:t>
      </w:r>
    </w:p>
    <w:p w:rsidR="00C838B1" w:rsidRPr="002B3D85" w:rsidRDefault="00C838B1" w:rsidP="00C838B1">
      <w:pPr>
        <w:spacing w:line="480" w:lineRule="auto"/>
      </w:pPr>
      <w:r w:rsidRPr="002B3D85">
        <w:t>(c) We suggest that randomi</w:t>
      </w:r>
      <w:r>
        <w:t>s</w:t>
      </w:r>
      <w:r w:rsidRPr="002B3D85">
        <w:t>ed controlled trials (RCTs) might be useful in testing for: geographical variation</w:t>
      </w:r>
      <w:r>
        <w:t>;</w:t>
      </w:r>
      <w:r w:rsidRPr="002B3D85">
        <w:t xml:space="preserve"> typical and atypical children</w:t>
      </w:r>
      <w:r>
        <w:t>;</w:t>
      </w:r>
      <w:r w:rsidRPr="002B3D85">
        <w:t xml:space="preserve"> and differences in behavio</w:t>
      </w:r>
      <w:r>
        <w:t>u</w:t>
      </w:r>
      <w:r w:rsidRPr="002B3D85">
        <w:t xml:space="preserve">r across contexts of testing, for example study locations and social contexts. Where younger children are tested playing ‘alone’, ethical and practical constraints prevent researchers from isolating a young child completely and it may be more useful to test between play alone and play in social contexts in a safe and familiar home environment. </w:t>
      </w:r>
    </w:p>
    <w:p w:rsidR="00C838B1" w:rsidRDefault="00C838B1" w:rsidP="00C838B1">
      <w:pPr>
        <w:spacing w:line="480" w:lineRule="auto"/>
      </w:pPr>
      <w:r w:rsidRPr="002B3D85">
        <w:t>(d) We suggest attention to selection of test stimuli, particularly to the inclusion/non-inclusion and characteristics of toys classified as gender-neutral. Meta-regression reveals that the inclusion of gender-</w:t>
      </w:r>
      <w:proofErr w:type="spellStart"/>
      <w:r w:rsidRPr="002B3D85">
        <w:t>neutral</w:t>
      </w:r>
      <w:r w:rsidR="00EB7DB4">
        <w:t>toys</w:t>
      </w:r>
      <w:proofErr w:type="spellEnd"/>
      <w:r w:rsidR="00EB7DB4">
        <w:t xml:space="preserve"> </w:t>
      </w:r>
      <w:r w:rsidRPr="002B3D85">
        <w:t xml:space="preserve">may have differential impact (albeit statistically </w:t>
      </w:r>
      <w:proofErr w:type="spellStart"/>
      <w:r w:rsidRPr="002B3D85">
        <w:t>nonsignificantly</w:t>
      </w:r>
      <w:proofErr w:type="spellEnd"/>
      <w:r w:rsidRPr="002B3D85">
        <w:t>) on boys’ and girls’ toy preferences, with boys playing less with male-typed toys when gender-neutral toys are included and girls playing more with male-typed toys when gender-neutral toys are included.</w:t>
      </w:r>
      <w:r w:rsidR="00402C23">
        <w:t xml:space="preserve"> Therefore future studies could include a condition where gender</w:t>
      </w:r>
      <w:r w:rsidR="0004346C">
        <w:t>-</w:t>
      </w:r>
      <w:r w:rsidR="00402C23">
        <w:t>neutral toys are present and a condition where they are absent</w:t>
      </w:r>
      <w:r w:rsidR="0004346C">
        <w:t>.</w:t>
      </w:r>
    </w:p>
    <w:p w:rsidR="0095028A" w:rsidRPr="0095028A" w:rsidRDefault="0095028A" w:rsidP="00C838B1">
      <w:pPr>
        <w:spacing w:line="480" w:lineRule="auto"/>
      </w:pPr>
      <w:r w:rsidRPr="0095028A">
        <w:rPr>
          <w:color w:val="000000"/>
        </w:rPr>
        <w:lastRenderedPageBreak/>
        <w:t xml:space="preserve">In general, suggestion for current researchers in this area include greater attention to the choice of stimuli for testing, as was exemplified in Idle et al (1993), a study with high methodological quality a replication of which might shed light on the changing perceptions and behaviours of parents and children across a range of ages. An extension of studies on other primates might provide further evidence for or against the biological theories.  </w:t>
      </w:r>
    </w:p>
    <w:p w:rsidR="00C838B1" w:rsidRPr="002B3D85" w:rsidRDefault="00EB7DB4" w:rsidP="00C838B1">
      <w:pPr>
        <w:spacing w:line="480" w:lineRule="auto"/>
        <w:rPr>
          <w:b/>
        </w:rPr>
      </w:pPr>
      <w:r>
        <w:rPr>
          <w:b/>
        </w:rPr>
        <w:t xml:space="preserve">5 </w:t>
      </w:r>
      <w:proofErr w:type="gramStart"/>
      <w:r w:rsidR="00C838B1" w:rsidRPr="002B3D85">
        <w:rPr>
          <w:b/>
        </w:rPr>
        <w:t>Conclusion</w:t>
      </w:r>
      <w:proofErr w:type="gramEnd"/>
    </w:p>
    <w:p w:rsidR="00C838B1" w:rsidRPr="002B3D85" w:rsidRDefault="00C838B1" w:rsidP="00C838B1">
      <w:pPr>
        <w:spacing w:line="480" w:lineRule="auto"/>
        <w:rPr>
          <w:b/>
        </w:rPr>
      </w:pPr>
      <w:r w:rsidRPr="002B3D85">
        <w:t>In view of the societal interest in, and clinical implications of sex-typed behavio</w:t>
      </w:r>
      <w:r>
        <w:t>u</w:t>
      </w:r>
      <w:r w:rsidRPr="002B3D85">
        <w:t>r, it is important to determine its origins: the present review analy</w:t>
      </w:r>
      <w:r>
        <w:t>s</w:t>
      </w:r>
      <w:r w:rsidRPr="002B3D85">
        <w:t>ed studies of boys’ and girls’ (aged between one and eight years) free preference for ‘gender-typed’ toys, asking questions related to the degree to which sex, age and various social factors impacted on their behavio</w:t>
      </w:r>
      <w:r>
        <w:t>u</w:t>
      </w:r>
      <w:r w:rsidRPr="002B3D85">
        <w:t>r.  In general, the finding of robust sex differences in boys’ and girls’ toy preferences across a range of a</w:t>
      </w:r>
      <w:r>
        <w:t xml:space="preserve">ges, different time periods, </w:t>
      </w:r>
      <w:r w:rsidRPr="002B3D85">
        <w:t>countries and settings indicates an innate influence on this behavio</w:t>
      </w:r>
      <w:r>
        <w:t>u</w:t>
      </w:r>
      <w:r w:rsidRPr="002B3D85">
        <w:t xml:space="preserve">r, an effect which appears to be subject to modification by developmental and social factors arising at different ages. </w:t>
      </w:r>
    </w:p>
    <w:p w:rsidR="00C838B1" w:rsidRPr="002B3D85" w:rsidRDefault="00C838B1" w:rsidP="00EB7DB4">
      <w:pPr>
        <w:spacing w:line="480" w:lineRule="auto"/>
        <w:ind w:firstLine="720"/>
      </w:pPr>
      <w:r w:rsidRPr="002B3D85">
        <w:t xml:space="preserve">In observational studies of the type reviewed here, it is impossible to determine the degree to which findings are a result of biological predisposition or environment. However, this study attempted to assess the variables most likely to be indicative of either nature or nurture, and must conclude that there is some (circumstantial) evidence for both sides of the argument. When assessing the effect of Publication Year, we suggest that there is more evidence of the effect of environment on girls’ than on boys’ toy preferences. In assessing the effects of Age, it could be argued that social effects on boys are stronger or persist longer than those on girls, or alternatively, that there is a stronger biological predisposition for boys’ attraction to particular object features. However, these suggestions are necessarily speculative and we recommend that experimental evidence is required in order to shed light on the </w:t>
      </w:r>
      <w:r w:rsidRPr="002B3D85">
        <w:lastRenderedPageBreak/>
        <w:t>specific questions which are identified in the meta-analysis</w:t>
      </w:r>
      <w:r>
        <w:t>, including the nuances of social influence</w:t>
      </w:r>
      <w:r w:rsidRPr="002B3D85">
        <w:t xml:space="preserve">. </w:t>
      </w:r>
    </w:p>
    <w:p w:rsidR="00C838B1" w:rsidRPr="002B3D85" w:rsidRDefault="00EB7DB4" w:rsidP="00C838B1">
      <w:pPr>
        <w:spacing w:line="480" w:lineRule="auto"/>
      </w:pPr>
      <w:r>
        <w:tab/>
      </w:r>
      <w:r w:rsidR="00067FA4" w:rsidRPr="002B3D85">
        <w:fldChar w:fldCharType="begin"/>
      </w:r>
      <w:r w:rsidR="00C838B1" w:rsidRPr="002B3D85">
        <w:instrText xml:space="preserve"> ADDIN ZOTERO_ITEM CSL_CITATION {"citationID":"plb9atufg","properties":{"formattedCitation":"(Vygotsky, 1978)","plainCitation":"(Vygotsky, 1978)"},"citationItems":[{"id":341,"uris":["http://zotero.org/users/local/68R3OVFr/items/G5TBNI9A"],"uri":["http://zotero.org/users/local/68R3OVFr/items/G5TBNI9A"],"itemData":{"id":341,"type":"book","title":"Mind and Society: the Development of Higher Mental Processes,(edited by Cole, M., et. al)","publisher":"Harvard University Press, Cambridge, Massachussets","source":"Google Scholar","shortTitle":"Mind and Society","author":[{"family":"Vygotsky","given":"L. S."}],"issued":{"date-parts":[["1978"]]}}}],"schema":"https://github.com/citation-style-language/schema/raw/master/csl-citation.json"} </w:instrText>
      </w:r>
      <w:r w:rsidR="00067FA4" w:rsidRPr="002B3D85">
        <w:fldChar w:fldCharType="separate"/>
      </w:r>
      <w:r w:rsidR="00C838B1" w:rsidRPr="002B3D85">
        <w:t>Vygotsky (1978)</w:t>
      </w:r>
      <w:r w:rsidR="00067FA4" w:rsidRPr="002B3D85">
        <w:fldChar w:fldCharType="end"/>
      </w:r>
      <w:r w:rsidR="00C838B1" w:rsidRPr="002B3D85">
        <w:t xml:space="preserve"> regarded toys as cultural art</w:t>
      </w:r>
      <w:r w:rsidR="00C838B1">
        <w:t>e</w:t>
      </w:r>
      <w:r w:rsidR="00C838B1" w:rsidRPr="002B3D85">
        <w:t xml:space="preserve">facts or ‘tools of the mind’ which are designed with specific skills, either cognitive or social, in mind. One implication of the findings of the meta-analysis is that it may be important to ensure that toys which are attractive to each sex are not restrictive in the skills that they afford.  </w:t>
      </w:r>
    </w:p>
    <w:p w:rsidR="00C838B1" w:rsidRPr="002B3D85" w:rsidRDefault="00C838B1" w:rsidP="00C838B1">
      <w:r w:rsidRPr="002B3D85">
        <w:br w:type="page"/>
      </w:r>
    </w:p>
    <w:p w:rsidR="00C838B1" w:rsidRDefault="00C838B1" w:rsidP="00C838B1">
      <w:pPr>
        <w:pStyle w:val="Bibliography"/>
        <w:jc w:val="center"/>
        <w:rPr>
          <w:rFonts w:ascii="Times New Roman" w:hAnsi="Times New Roman"/>
          <w:b/>
          <w:sz w:val="24"/>
          <w:szCs w:val="24"/>
        </w:rPr>
      </w:pPr>
      <w:r w:rsidRPr="002B3D85">
        <w:rPr>
          <w:rFonts w:ascii="Times New Roman" w:hAnsi="Times New Roman"/>
          <w:b/>
          <w:sz w:val="24"/>
          <w:szCs w:val="24"/>
        </w:rPr>
        <w:lastRenderedPageBreak/>
        <w:t>References</w:t>
      </w:r>
    </w:p>
    <w:p w:rsidR="00CF40C1" w:rsidRDefault="00CF40C1" w:rsidP="00C838B1">
      <w:pPr>
        <w:pStyle w:val="ListParagraph"/>
        <w:spacing w:line="240" w:lineRule="auto"/>
        <w:ind w:hanging="720"/>
      </w:pPr>
      <w:r>
        <w:t xml:space="preserve">Alexander, G. M. (2014). </w:t>
      </w:r>
      <w:proofErr w:type="gramStart"/>
      <w:r>
        <w:t>Postnatal testosterone concentrations and male social development.</w:t>
      </w:r>
      <w:proofErr w:type="gramEnd"/>
      <w:r>
        <w:rPr>
          <w:i/>
          <w:iCs/>
        </w:rPr>
        <w:t xml:space="preserve"> </w:t>
      </w:r>
      <w:proofErr w:type="gramStart"/>
      <w:r>
        <w:rPr>
          <w:i/>
          <w:iCs/>
        </w:rPr>
        <w:t>Frontiers in Endocrinology, 5</w:t>
      </w:r>
      <w:r>
        <w:t>, 15.</w:t>
      </w:r>
      <w:proofErr w:type="gramEnd"/>
      <w:r>
        <w:t xml:space="preserve"> doi:10.3389/fendo.2014.00015</w:t>
      </w:r>
    </w:p>
    <w:p w:rsidR="00CF40C1" w:rsidRDefault="00CF40C1" w:rsidP="00C838B1">
      <w:pPr>
        <w:pStyle w:val="ListParagraph"/>
        <w:spacing w:line="240" w:lineRule="auto"/>
        <w:ind w:hanging="720"/>
      </w:pPr>
    </w:p>
    <w:p w:rsidR="00C838B1" w:rsidRDefault="00C838B1" w:rsidP="00C838B1">
      <w:pPr>
        <w:pStyle w:val="ListParagraph"/>
        <w:spacing w:line="240" w:lineRule="auto"/>
        <w:ind w:hanging="720"/>
        <w:rPr>
          <w:rFonts w:ascii="Times New Roman" w:hAnsi="Times New Roman"/>
          <w:sz w:val="24"/>
          <w:szCs w:val="24"/>
        </w:rPr>
      </w:pPr>
      <w:proofErr w:type="gramStart"/>
      <w:r w:rsidRPr="00FE79CD">
        <w:rPr>
          <w:rFonts w:ascii="Times New Roman" w:hAnsi="Times New Roman"/>
          <w:sz w:val="24"/>
          <w:szCs w:val="24"/>
        </w:rPr>
        <w:t>Alexander, G. M. &amp; Hines, M. (2002).</w:t>
      </w:r>
      <w:proofErr w:type="gramEnd"/>
      <w:r w:rsidRPr="00FE79CD">
        <w:rPr>
          <w:rFonts w:ascii="Times New Roman" w:hAnsi="Times New Roman"/>
          <w:sz w:val="24"/>
          <w:szCs w:val="24"/>
        </w:rPr>
        <w:t xml:space="preserve"> Sex differences in response to children´s toys in nonhuman primates (</w:t>
      </w:r>
      <w:proofErr w:type="spellStart"/>
      <w:r w:rsidRPr="00FE79CD">
        <w:rPr>
          <w:rFonts w:ascii="Times New Roman" w:hAnsi="Times New Roman"/>
          <w:sz w:val="24"/>
          <w:szCs w:val="24"/>
        </w:rPr>
        <w:t>Cercopithecus</w:t>
      </w:r>
      <w:proofErr w:type="spellEnd"/>
      <w:r w:rsidRPr="00FE79CD">
        <w:rPr>
          <w:rFonts w:ascii="Times New Roman" w:hAnsi="Times New Roman"/>
          <w:sz w:val="24"/>
          <w:szCs w:val="24"/>
        </w:rPr>
        <w:t xml:space="preserve"> </w:t>
      </w:r>
      <w:proofErr w:type="spellStart"/>
      <w:r w:rsidRPr="00FE79CD">
        <w:rPr>
          <w:rFonts w:ascii="Times New Roman" w:hAnsi="Times New Roman"/>
          <w:sz w:val="24"/>
          <w:szCs w:val="24"/>
        </w:rPr>
        <w:t>aethiops</w:t>
      </w:r>
      <w:proofErr w:type="spellEnd"/>
      <w:r w:rsidRPr="00FE79CD">
        <w:rPr>
          <w:rFonts w:ascii="Times New Roman" w:hAnsi="Times New Roman"/>
          <w:sz w:val="24"/>
          <w:szCs w:val="24"/>
        </w:rPr>
        <w:t xml:space="preserve"> </w:t>
      </w:r>
      <w:proofErr w:type="spellStart"/>
      <w:r w:rsidRPr="00FE79CD">
        <w:rPr>
          <w:rFonts w:ascii="Times New Roman" w:hAnsi="Times New Roman"/>
          <w:sz w:val="24"/>
          <w:szCs w:val="24"/>
        </w:rPr>
        <w:t>sabaeus</w:t>
      </w:r>
      <w:proofErr w:type="spellEnd"/>
      <w:r w:rsidRPr="00FE79CD">
        <w:rPr>
          <w:rFonts w:ascii="Times New Roman" w:hAnsi="Times New Roman"/>
          <w:sz w:val="24"/>
          <w:szCs w:val="24"/>
        </w:rPr>
        <w:t xml:space="preserve">). </w:t>
      </w:r>
      <w:r w:rsidRPr="00FE79CD">
        <w:rPr>
          <w:rFonts w:ascii="Times New Roman" w:hAnsi="Times New Roman"/>
          <w:i/>
          <w:sz w:val="24"/>
          <w:szCs w:val="24"/>
        </w:rPr>
        <w:t xml:space="preserve">Evolution and Human </w:t>
      </w:r>
      <w:proofErr w:type="spellStart"/>
      <w:r w:rsidR="00CF40C1">
        <w:rPr>
          <w:rFonts w:ascii="Times New Roman" w:hAnsi="Times New Roman"/>
          <w:i/>
          <w:sz w:val="24"/>
          <w:szCs w:val="24"/>
        </w:rPr>
        <w:t>B</w:t>
      </w:r>
      <w:r>
        <w:rPr>
          <w:rFonts w:ascii="Times New Roman" w:hAnsi="Times New Roman"/>
          <w:i/>
          <w:sz w:val="24"/>
          <w:szCs w:val="24"/>
        </w:rPr>
        <w:t>ehavior</w:t>
      </w:r>
      <w:proofErr w:type="spellEnd"/>
      <w:r w:rsidRPr="00FE79CD">
        <w:rPr>
          <w:rFonts w:ascii="Times New Roman" w:hAnsi="Times New Roman"/>
          <w:i/>
          <w:sz w:val="24"/>
          <w:szCs w:val="24"/>
        </w:rPr>
        <w:t>, 23</w:t>
      </w:r>
      <w:r w:rsidRPr="00FE79CD">
        <w:rPr>
          <w:rFonts w:ascii="Times New Roman" w:hAnsi="Times New Roman"/>
          <w:sz w:val="24"/>
          <w:szCs w:val="24"/>
        </w:rPr>
        <w:t>, 467-479.</w:t>
      </w:r>
    </w:p>
    <w:p w:rsidR="00C838B1" w:rsidRPr="00FE79CD" w:rsidRDefault="00C838B1" w:rsidP="00C838B1">
      <w:pPr>
        <w:pStyle w:val="ListParagraph"/>
        <w:spacing w:line="240" w:lineRule="auto"/>
        <w:ind w:hanging="720"/>
        <w:rPr>
          <w:rFonts w:ascii="Times New Roman" w:hAnsi="Times New Roman"/>
          <w:sz w:val="24"/>
          <w:szCs w:val="24"/>
        </w:rPr>
      </w:pPr>
    </w:p>
    <w:p w:rsidR="00C838B1" w:rsidRDefault="00067FA4" w:rsidP="00C838B1">
      <w:pPr>
        <w:pStyle w:val="Bibliography"/>
        <w:rPr>
          <w:rFonts w:ascii="Times New Roman" w:hAnsi="Times New Roman"/>
          <w:sz w:val="24"/>
          <w:szCs w:val="24"/>
        </w:rPr>
      </w:pPr>
      <w:r w:rsidRPr="00067FA4">
        <w:rPr>
          <w:rFonts w:ascii="Times New Roman" w:hAnsi="Times New Roman"/>
          <w:sz w:val="24"/>
          <w:szCs w:val="24"/>
        </w:rPr>
        <w:fldChar w:fldCharType="begin"/>
      </w:r>
      <w:r w:rsidR="00C838B1" w:rsidRPr="002B3D85">
        <w:rPr>
          <w:rFonts w:ascii="Times New Roman" w:hAnsi="Times New Roman"/>
          <w:sz w:val="24"/>
          <w:szCs w:val="24"/>
        </w:rPr>
        <w:instrText xml:space="preserve"> ADDIN ZOTERO_BIBL {"custom":[]} CSL_BIBLIOGRAPHY </w:instrText>
      </w:r>
      <w:r w:rsidRPr="00067FA4">
        <w:rPr>
          <w:rFonts w:ascii="Times New Roman" w:hAnsi="Times New Roman"/>
          <w:sz w:val="24"/>
          <w:szCs w:val="24"/>
        </w:rPr>
        <w:fldChar w:fldCharType="separate"/>
      </w:r>
      <w:r w:rsidR="00C838B1" w:rsidRPr="002B3D85">
        <w:rPr>
          <w:rFonts w:ascii="Times New Roman" w:hAnsi="Times New Roman"/>
          <w:sz w:val="24"/>
          <w:szCs w:val="24"/>
        </w:rPr>
        <w:t xml:space="preserve">Alexander, G. M., &amp; Saenz, J. (2012). Early androgens, activity levels and toy choices of children in the second year of life. </w:t>
      </w:r>
      <w:r w:rsidR="00C838B1" w:rsidRPr="002B3D85">
        <w:rPr>
          <w:rFonts w:ascii="Times New Roman" w:hAnsi="Times New Roman"/>
          <w:i/>
          <w:iCs/>
          <w:sz w:val="24"/>
          <w:szCs w:val="24"/>
        </w:rPr>
        <w:t>Hormones and Behavior</w:t>
      </w:r>
      <w:r w:rsidR="00C838B1" w:rsidRPr="002B3D85">
        <w:rPr>
          <w:rFonts w:ascii="Times New Roman" w:hAnsi="Times New Roman"/>
          <w:sz w:val="24"/>
          <w:szCs w:val="24"/>
        </w:rPr>
        <w:t xml:space="preserve">, </w:t>
      </w:r>
      <w:r w:rsidR="00C838B1" w:rsidRPr="002B3D85">
        <w:rPr>
          <w:rFonts w:ascii="Times New Roman" w:hAnsi="Times New Roman"/>
          <w:i/>
          <w:iCs/>
          <w:sz w:val="24"/>
          <w:szCs w:val="24"/>
        </w:rPr>
        <w:t>62</w:t>
      </w:r>
      <w:r w:rsidR="00C838B1" w:rsidRPr="002B3D85">
        <w:rPr>
          <w:rFonts w:ascii="Times New Roman" w:hAnsi="Times New Roman"/>
          <w:sz w:val="24"/>
          <w:szCs w:val="24"/>
        </w:rPr>
        <w:t>(4), 500–504.</w:t>
      </w:r>
    </w:p>
    <w:p w:rsidR="00C838B1" w:rsidRDefault="00C838B1" w:rsidP="00C838B1">
      <w:pPr>
        <w:pStyle w:val="Bibliography"/>
        <w:rPr>
          <w:rFonts w:ascii="Times New Roman" w:hAnsi="Times New Roman"/>
          <w:sz w:val="24"/>
          <w:szCs w:val="24"/>
        </w:rPr>
      </w:pPr>
      <w:r w:rsidRPr="00CF40C1">
        <w:rPr>
          <w:rFonts w:ascii="Times New Roman" w:eastAsia="Arial Unicode MS" w:hAnsi="Times New Roman"/>
          <w:color w:val="000000"/>
          <w:sz w:val="24"/>
          <w:szCs w:val="24"/>
        </w:rPr>
        <w:t>Arthur, A. E. (2014). Does social categorization affect toddlers' play preferences? an experimental test. Dissertation Abstracts International: Section B: The Sciences and Engineering, 74(11-B(E</w:t>
      </w:r>
      <w:r>
        <w:rPr>
          <w:rFonts w:ascii="Arial Unicode MS" w:eastAsia="Arial Unicode MS" w:hAnsi="Arial Unicode MS" w:cs="Arial Unicode MS" w:hint="eastAsia"/>
          <w:color w:val="000000"/>
          <w:sz w:val="20"/>
          <w:szCs w:val="20"/>
        </w:rPr>
        <w:t>)),</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Auyeung, B., Baron-Cohen, S., Ashwin, E., Knickmeyer, R., Taylor, K., Hackett, G., &amp; Hines, M. (2009). Fetal testosterone predicts sexually differentiated childhood behavior in girls and in boys. </w:t>
      </w:r>
      <w:r w:rsidRPr="002B3D85">
        <w:rPr>
          <w:rFonts w:ascii="Times New Roman" w:hAnsi="Times New Roman"/>
          <w:i/>
          <w:iCs/>
          <w:sz w:val="24"/>
          <w:szCs w:val="24"/>
        </w:rPr>
        <w:t>Psychological Science</w:t>
      </w:r>
      <w:r w:rsidRPr="002B3D85">
        <w:rPr>
          <w:rFonts w:ascii="Times New Roman" w:hAnsi="Times New Roman"/>
          <w:sz w:val="24"/>
          <w:szCs w:val="24"/>
        </w:rPr>
        <w:t xml:space="preserve">, </w:t>
      </w:r>
      <w:r w:rsidRPr="002B3D85">
        <w:rPr>
          <w:rFonts w:ascii="Times New Roman" w:hAnsi="Times New Roman"/>
          <w:i/>
          <w:iCs/>
          <w:sz w:val="24"/>
          <w:szCs w:val="24"/>
        </w:rPr>
        <w:t>20</w:t>
      </w:r>
      <w:r w:rsidRPr="002B3D85">
        <w:rPr>
          <w:rFonts w:ascii="Times New Roman" w:hAnsi="Times New Roman"/>
          <w:sz w:val="24"/>
          <w:szCs w:val="24"/>
        </w:rPr>
        <w:t>(2), 144–148.</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Bakir, A., Blodgett, J. G., &amp; Rose, G. M. (2008). Children’s responses to gender-role stereotyped advertisements. </w:t>
      </w:r>
      <w:r w:rsidRPr="002B3D85">
        <w:rPr>
          <w:rFonts w:ascii="Times New Roman" w:hAnsi="Times New Roman"/>
          <w:i/>
          <w:iCs/>
          <w:sz w:val="24"/>
          <w:szCs w:val="24"/>
        </w:rPr>
        <w:t>Journal of Advertising Research</w:t>
      </w:r>
      <w:r w:rsidRPr="002B3D85">
        <w:rPr>
          <w:rFonts w:ascii="Times New Roman" w:hAnsi="Times New Roman"/>
          <w:sz w:val="24"/>
          <w:szCs w:val="24"/>
        </w:rPr>
        <w:t xml:space="preserve">, </w:t>
      </w:r>
      <w:r w:rsidRPr="002B3D85">
        <w:rPr>
          <w:rFonts w:ascii="Times New Roman" w:hAnsi="Times New Roman"/>
          <w:i/>
          <w:iCs/>
          <w:sz w:val="24"/>
          <w:szCs w:val="24"/>
        </w:rPr>
        <w:t>48</w:t>
      </w:r>
      <w:r w:rsidRPr="002B3D85">
        <w:rPr>
          <w:rFonts w:ascii="Times New Roman" w:hAnsi="Times New Roman"/>
          <w:sz w:val="24"/>
          <w:szCs w:val="24"/>
        </w:rPr>
        <w:t>(2), 255–266.</w:t>
      </w:r>
    </w:p>
    <w:p w:rsidR="00C838B1" w:rsidRPr="00405AD2" w:rsidRDefault="00C838B1" w:rsidP="00C838B1">
      <w:pPr>
        <w:spacing w:line="480" w:lineRule="auto"/>
        <w:ind w:left="720" w:hanging="720"/>
        <w:rPr>
          <w:color w:val="222222"/>
        </w:rPr>
      </w:pPr>
      <w:r w:rsidRPr="00405AD2">
        <w:rPr>
          <w:color w:val="222222"/>
        </w:rPr>
        <w:t xml:space="preserve">Banerjee, R., &amp; Lintern, V. (2000). Boys will be boys: The effect of social evaluation concerns on gender‐typing. </w:t>
      </w:r>
      <w:r w:rsidRPr="00405AD2">
        <w:rPr>
          <w:i/>
          <w:iCs/>
          <w:color w:val="222222"/>
        </w:rPr>
        <w:t>Social Development</w:t>
      </w:r>
      <w:r w:rsidRPr="00405AD2">
        <w:rPr>
          <w:color w:val="222222"/>
        </w:rPr>
        <w:t xml:space="preserve">, </w:t>
      </w:r>
      <w:r w:rsidRPr="00405AD2">
        <w:rPr>
          <w:i/>
          <w:iCs/>
          <w:color w:val="222222"/>
        </w:rPr>
        <w:t>9</w:t>
      </w:r>
      <w:r w:rsidRPr="00405AD2">
        <w:rPr>
          <w:color w:val="222222"/>
        </w:rPr>
        <w:t>(3), 397-408.</w:t>
      </w:r>
    </w:p>
    <w:p w:rsidR="00C838B1" w:rsidRPr="00BC075A" w:rsidRDefault="00C838B1" w:rsidP="00C838B1">
      <w:pPr>
        <w:autoSpaceDE w:val="0"/>
        <w:autoSpaceDN w:val="0"/>
        <w:adjustRightInd w:val="0"/>
        <w:ind w:left="720" w:hanging="720"/>
      </w:pPr>
      <w:r w:rsidRPr="00065A65">
        <w:rPr>
          <w:bCs/>
        </w:rPr>
        <w:t xml:space="preserve"> Benenson, J. F.,</w:t>
      </w:r>
      <w:r w:rsidRPr="00065A65">
        <w:t> Tennyson, R., &amp; Wrangham, R. W. (2011). Male more than female infants imitate propulsive motion. </w:t>
      </w:r>
      <w:r w:rsidRPr="00065A65">
        <w:rPr>
          <w:i/>
          <w:iCs/>
        </w:rPr>
        <w:t>Cognition, 121</w:t>
      </w:r>
      <w:r w:rsidRPr="00065A65">
        <w:t>, 262-267.</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Benjamin, H. (1932). Age and sex differences in the toy-preferences of young children. </w:t>
      </w:r>
      <w:r w:rsidRPr="002B3D85">
        <w:rPr>
          <w:rFonts w:ascii="Times New Roman" w:hAnsi="Times New Roman"/>
          <w:i/>
          <w:iCs/>
          <w:sz w:val="24"/>
          <w:szCs w:val="24"/>
        </w:rPr>
        <w:t>The Pedagogical Seminary and Journal of Genetic Psychology</w:t>
      </w:r>
      <w:r w:rsidRPr="002B3D85">
        <w:rPr>
          <w:rFonts w:ascii="Times New Roman" w:hAnsi="Times New Roman"/>
          <w:sz w:val="24"/>
          <w:szCs w:val="24"/>
        </w:rPr>
        <w:t xml:space="preserve">, </w:t>
      </w:r>
      <w:r w:rsidRPr="002B3D85">
        <w:rPr>
          <w:rFonts w:ascii="Times New Roman" w:hAnsi="Times New Roman"/>
          <w:i/>
          <w:iCs/>
          <w:sz w:val="24"/>
          <w:szCs w:val="24"/>
        </w:rPr>
        <w:t>41</w:t>
      </w:r>
      <w:r w:rsidRPr="002B3D85">
        <w:rPr>
          <w:rFonts w:ascii="Times New Roman" w:hAnsi="Times New Roman"/>
          <w:sz w:val="24"/>
          <w:szCs w:val="24"/>
        </w:rPr>
        <w:t>(2), 417–429.</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Berenbaum, S. A., &amp; Hines, M. (1992). Early androgens are related to childhood sex-typed toy preferences. </w:t>
      </w:r>
      <w:r w:rsidRPr="002B3D85">
        <w:rPr>
          <w:rFonts w:ascii="Times New Roman" w:hAnsi="Times New Roman"/>
          <w:i/>
          <w:iCs/>
          <w:sz w:val="24"/>
          <w:szCs w:val="24"/>
        </w:rPr>
        <w:t>Psychological Science</w:t>
      </w:r>
      <w:r w:rsidRPr="002B3D85">
        <w:rPr>
          <w:rFonts w:ascii="Times New Roman" w:hAnsi="Times New Roman"/>
          <w:sz w:val="24"/>
          <w:szCs w:val="24"/>
        </w:rPr>
        <w:t xml:space="preserve">, </w:t>
      </w:r>
      <w:r w:rsidRPr="002B3D85">
        <w:rPr>
          <w:rFonts w:ascii="Times New Roman" w:hAnsi="Times New Roman"/>
          <w:i/>
          <w:iCs/>
          <w:sz w:val="24"/>
          <w:szCs w:val="24"/>
        </w:rPr>
        <w:t>3</w:t>
      </w:r>
      <w:r w:rsidRPr="002B3D85">
        <w:rPr>
          <w:rFonts w:ascii="Times New Roman" w:hAnsi="Times New Roman"/>
          <w:sz w:val="24"/>
          <w:szCs w:val="24"/>
        </w:rPr>
        <w:t>(3), 203–206.</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Berenbaum, S. A., &amp; Snyder, E. (1995). Early hormonal influences on childhood sex-typed activity and playmate preferences: Implications for the development of sexual orientation. </w:t>
      </w:r>
      <w:r w:rsidRPr="002B3D85">
        <w:rPr>
          <w:rFonts w:ascii="Times New Roman" w:hAnsi="Times New Roman"/>
          <w:i/>
          <w:iCs/>
          <w:sz w:val="24"/>
          <w:szCs w:val="24"/>
        </w:rPr>
        <w:t>Developmental Psychology</w:t>
      </w:r>
      <w:r w:rsidRPr="002B3D85">
        <w:rPr>
          <w:rFonts w:ascii="Times New Roman" w:hAnsi="Times New Roman"/>
          <w:sz w:val="24"/>
          <w:szCs w:val="24"/>
        </w:rPr>
        <w:t xml:space="preserve">, </w:t>
      </w:r>
      <w:r w:rsidRPr="002B3D85">
        <w:rPr>
          <w:rFonts w:ascii="Times New Roman" w:hAnsi="Times New Roman"/>
          <w:i/>
          <w:iCs/>
          <w:sz w:val="24"/>
          <w:szCs w:val="24"/>
        </w:rPr>
        <w:t>31</w:t>
      </w:r>
      <w:r w:rsidRPr="002B3D85">
        <w:rPr>
          <w:rFonts w:ascii="Times New Roman" w:hAnsi="Times New Roman"/>
          <w:sz w:val="24"/>
          <w:szCs w:val="24"/>
        </w:rPr>
        <w:t>(1), 31.</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lastRenderedPageBreak/>
        <w:t xml:space="preserve">Blakemore, J. E., LaRue, A. A., &amp; Olejnik, A. B. (1979). Sex-appropriate toy preference and the ability to conceptualize toys as sex-role related. </w:t>
      </w:r>
      <w:r w:rsidRPr="002B3D85">
        <w:rPr>
          <w:rFonts w:ascii="Times New Roman" w:hAnsi="Times New Roman"/>
          <w:i/>
          <w:iCs/>
          <w:sz w:val="24"/>
          <w:szCs w:val="24"/>
        </w:rPr>
        <w:t>Developmental Psychology</w:t>
      </w:r>
      <w:r w:rsidRPr="002B3D85">
        <w:rPr>
          <w:rFonts w:ascii="Times New Roman" w:hAnsi="Times New Roman"/>
          <w:sz w:val="24"/>
          <w:szCs w:val="24"/>
        </w:rPr>
        <w:t xml:space="preserve">, </w:t>
      </w:r>
      <w:r w:rsidRPr="002B3D85">
        <w:rPr>
          <w:rFonts w:ascii="Times New Roman" w:hAnsi="Times New Roman"/>
          <w:i/>
          <w:iCs/>
          <w:sz w:val="24"/>
          <w:szCs w:val="24"/>
        </w:rPr>
        <w:t>15</w:t>
      </w:r>
      <w:r w:rsidRPr="002B3D85">
        <w:rPr>
          <w:rFonts w:ascii="Times New Roman" w:hAnsi="Times New Roman"/>
          <w:sz w:val="24"/>
          <w:szCs w:val="24"/>
        </w:rPr>
        <w:t>(3), 339.</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Bronfenbrenner, U. (1977). Toward an experimental ecology of human development. </w:t>
      </w:r>
      <w:r w:rsidRPr="002B3D85">
        <w:rPr>
          <w:rFonts w:ascii="Times New Roman" w:hAnsi="Times New Roman"/>
          <w:i/>
          <w:iCs/>
          <w:sz w:val="24"/>
          <w:szCs w:val="24"/>
        </w:rPr>
        <w:t>American Psychologist</w:t>
      </w:r>
      <w:r w:rsidRPr="002B3D85">
        <w:rPr>
          <w:rFonts w:ascii="Times New Roman" w:hAnsi="Times New Roman"/>
          <w:sz w:val="24"/>
          <w:szCs w:val="24"/>
        </w:rPr>
        <w:t xml:space="preserve">, </w:t>
      </w:r>
      <w:r w:rsidRPr="002B3D85">
        <w:rPr>
          <w:rFonts w:ascii="Times New Roman" w:hAnsi="Times New Roman"/>
          <w:i/>
          <w:iCs/>
          <w:sz w:val="24"/>
          <w:szCs w:val="24"/>
        </w:rPr>
        <w:t>32</w:t>
      </w:r>
      <w:r w:rsidRPr="002B3D85">
        <w:rPr>
          <w:rFonts w:ascii="Times New Roman" w:hAnsi="Times New Roman"/>
          <w:sz w:val="24"/>
          <w:szCs w:val="24"/>
        </w:rPr>
        <w:t>(7), 513.</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Campbell, D. W., &amp; Eaton, W. O. (1999). Sex differences in the activity level of infants. </w:t>
      </w:r>
      <w:r w:rsidRPr="002B3D85">
        <w:rPr>
          <w:rFonts w:ascii="Times New Roman" w:hAnsi="Times New Roman"/>
          <w:i/>
          <w:iCs/>
          <w:sz w:val="24"/>
          <w:szCs w:val="24"/>
        </w:rPr>
        <w:t>Infant and Child Development</w:t>
      </w:r>
      <w:r w:rsidRPr="002B3D85">
        <w:rPr>
          <w:rFonts w:ascii="Times New Roman" w:hAnsi="Times New Roman"/>
          <w:sz w:val="24"/>
          <w:szCs w:val="24"/>
        </w:rPr>
        <w:t xml:space="preserve">, </w:t>
      </w:r>
      <w:r w:rsidRPr="002B3D85">
        <w:rPr>
          <w:rFonts w:ascii="Times New Roman" w:hAnsi="Times New Roman"/>
          <w:i/>
          <w:iCs/>
          <w:sz w:val="24"/>
          <w:szCs w:val="24"/>
        </w:rPr>
        <w:t>8</w:t>
      </w:r>
      <w:r w:rsidRPr="002B3D85">
        <w:rPr>
          <w:rFonts w:ascii="Times New Roman" w:hAnsi="Times New Roman"/>
          <w:sz w:val="24"/>
          <w:szCs w:val="24"/>
        </w:rPr>
        <w:t>(1), 1–17.</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Cohen-Bendahan, C. C., van de Beek, C., &amp; Berenbaum, S. A. (2005). Prenatal sex hormone effects on child and adult sex-typed behavior: methods and findings. </w:t>
      </w:r>
      <w:r w:rsidRPr="002B3D85">
        <w:rPr>
          <w:rFonts w:ascii="Times New Roman" w:hAnsi="Times New Roman"/>
          <w:i/>
          <w:iCs/>
          <w:sz w:val="24"/>
          <w:szCs w:val="24"/>
        </w:rPr>
        <w:t>Neuroscience &amp; Biobehavioral Reviews</w:t>
      </w:r>
      <w:r w:rsidRPr="002B3D85">
        <w:rPr>
          <w:rFonts w:ascii="Times New Roman" w:hAnsi="Times New Roman"/>
          <w:sz w:val="24"/>
          <w:szCs w:val="24"/>
        </w:rPr>
        <w:t xml:space="preserve">, </w:t>
      </w:r>
      <w:r w:rsidRPr="002B3D85">
        <w:rPr>
          <w:rFonts w:ascii="Times New Roman" w:hAnsi="Times New Roman"/>
          <w:i/>
          <w:iCs/>
          <w:sz w:val="24"/>
          <w:szCs w:val="24"/>
        </w:rPr>
        <w:t>29</w:t>
      </w:r>
      <w:r w:rsidRPr="002B3D85">
        <w:rPr>
          <w:rFonts w:ascii="Times New Roman" w:hAnsi="Times New Roman"/>
          <w:sz w:val="24"/>
          <w:szCs w:val="24"/>
        </w:rPr>
        <w:t>(2), 353–384.</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Collaer, M. L., &amp; Hines, M. (1995). Human behavioral sex differences: a role for gonadal hormones during early development? </w:t>
      </w:r>
      <w:r w:rsidRPr="002B3D85">
        <w:rPr>
          <w:rFonts w:ascii="Times New Roman" w:hAnsi="Times New Roman"/>
          <w:i/>
          <w:iCs/>
          <w:sz w:val="24"/>
          <w:szCs w:val="24"/>
        </w:rPr>
        <w:t>Psychological Bulletin</w:t>
      </w:r>
      <w:r w:rsidRPr="002B3D85">
        <w:rPr>
          <w:rFonts w:ascii="Times New Roman" w:hAnsi="Times New Roman"/>
          <w:sz w:val="24"/>
          <w:szCs w:val="24"/>
        </w:rPr>
        <w:t xml:space="preserve">, </w:t>
      </w:r>
      <w:r w:rsidRPr="002B3D85">
        <w:rPr>
          <w:rFonts w:ascii="Times New Roman" w:hAnsi="Times New Roman"/>
          <w:i/>
          <w:iCs/>
          <w:sz w:val="24"/>
          <w:szCs w:val="24"/>
        </w:rPr>
        <w:t>118</w:t>
      </w:r>
      <w:r w:rsidRPr="002B3D85">
        <w:rPr>
          <w:rFonts w:ascii="Times New Roman" w:hAnsi="Times New Roman"/>
          <w:sz w:val="24"/>
          <w:szCs w:val="24"/>
        </w:rPr>
        <w:t>(1), 55.</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Diekman, A. B., &amp; Murnen, S. K. (2004). Learning to be little women and little men: The inequitable gender equality of nonsexist children’s literature. </w:t>
      </w:r>
      <w:r w:rsidRPr="002B3D85">
        <w:rPr>
          <w:rFonts w:ascii="Times New Roman" w:hAnsi="Times New Roman"/>
          <w:i/>
          <w:iCs/>
          <w:sz w:val="24"/>
          <w:szCs w:val="24"/>
        </w:rPr>
        <w:t>Sex Roles</w:t>
      </w:r>
      <w:r w:rsidRPr="002B3D85">
        <w:rPr>
          <w:rFonts w:ascii="Times New Roman" w:hAnsi="Times New Roman"/>
          <w:sz w:val="24"/>
          <w:szCs w:val="24"/>
        </w:rPr>
        <w:t xml:space="preserve">, </w:t>
      </w:r>
      <w:r w:rsidRPr="002B3D85">
        <w:rPr>
          <w:rFonts w:ascii="Times New Roman" w:hAnsi="Times New Roman"/>
          <w:i/>
          <w:iCs/>
          <w:sz w:val="24"/>
          <w:szCs w:val="24"/>
        </w:rPr>
        <w:t>50</w:t>
      </w:r>
      <w:r w:rsidRPr="002B3D85">
        <w:rPr>
          <w:rFonts w:ascii="Times New Roman" w:hAnsi="Times New Roman"/>
          <w:sz w:val="24"/>
          <w:szCs w:val="24"/>
        </w:rPr>
        <w:t>(5-6), 373–385.</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Doering, R. W., Zucker, K. J., Bradley, S. J., &amp; MacIntyre, R. B. (1989). Effects of neutral toys on sex-typed play in children with gender identity disorder. </w:t>
      </w:r>
      <w:r w:rsidRPr="002B3D85">
        <w:rPr>
          <w:rFonts w:ascii="Times New Roman" w:hAnsi="Times New Roman"/>
          <w:i/>
          <w:iCs/>
          <w:sz w:val="24"/>
          <w:szCs w:val="24"/>
        </w:rPr>
        <w:t>Journal of Abnormal Child Psychology</w:t>
      </w:r>
      <w:r w:rsidRPr="002B3D85">
        <w:rPr>
          <w:rFonts w:ascii="Times New Roman" w:hAnsi="Times New Roman"/>
          <w:sz w:val="24"/>
          <w:szCs w:val="24"/>
        </w:rPr>
        <w:t xml:space="preserve">, </w:t>
      </w:r>
      <w:r w:rsidRPr="002B3D85">
        <w:rPr>
          <w:rFonts w:ascii="Times New Roman" w:hAnsi="Times New Roman"/>
          <w:i/>
          <w:iCs/>
          <w:sz w:val="24"/>
          <w:szCs w:val="24"/>
        </w:rPr>
        <w:t>17</w:t>
      </w:r>
      <w:r w:rsidRPr="002B3D85">
        <w:rPr>
          <w:rFonts w:ascii="Times New Roman" w:hAnsi="Times New Roman"/>
          <w:sz w:val="24"/>
          <w:szCs w:val="24"/>
        </w:rPr>
        <w:t>(5), 563–574.</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Else-Quest, N. M., Hyde, J. S., Goldsmith, H. H., &amp; Van Hulle, C. A. (2006). Gender differences in temperament: a meta-analysis. </w:t>
      </w:r>
      <w:r w:rsidRPr="002B3D85">
        <w:rPr>
          <w:rFonts w:ascii="Times New Roman" w:hAnsi="Times New Roman"/>
          <w:i/>
          <w:iCs/>
          <w:sz w:val="24"/>
          <w:szCs w:val="24"/>
        </w:rPr>
        <w:t>Psychological Bulletin</w:t>
      </w:r>
      <w:r w:rsidRPr="002B3D85">
        <w:rPr>
          <w:rFonts w:ascii="Times New Roman" w:hAnsi="Times New Roman"/>
          <w:sz w:val="24"/>
          <w:szCs w:val="24"/>
        </w:rPr>
        <w:t xml:space="preserve">, </w:t>
      </w:r>
      <w:r w:rsidRPr="002B3D85">
        <w:rPr>
          <w:rFonts w:ascii="Times New Roman" w:hAnsi="Times New Roman"/>
          <w:i/>
          <w:iCs/>
          <w:sz w:val="24"/>
          <w:szCs w:val="24"/>
        </w:rPr>
        <w:t>132</w:t>
      </w:r>
      <w:r w:rsidRPr="002B3D85">
        <w:rPr>
          <w:rFonts w:ascii="Times New Roman" w:hAnsi="Times New Roman"/>
          <w:sz w:val="24"/>
          <w:szCs w:val="24"/>
        </w:rPr>
        <w:t>(1), 33.</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Etaugh, C., &amp; Liss, M. B. (1992). Home, school, and playroom: Training grounds for adult gender roles. </w:t>
      </w:r>
      <w:r w:rsidRPr="002B3D85">
        <w:rPr>
          <w:rFonts w:ascii="Times New Roman" w:hAnsi="Times New Roman"/>
          <w:i/>
          <w:iCs/>
          <w:sz w:val="24"/>
          <w:szCs w:val="24"/>
        </w:rPr>
        <w:t>Sex Roles</w:t>
      </w:r>
      <w:r w:rsidRPr="002B3D85">
        <w:rPr>
          <w:rFonts w:ascii="Times New Roman" w:hAnsi="Times New Roman"/>
          <w:sz w:val="24"/>
          <w:szCs w:val="24"/>
        </w:rPr>
        <w:t xml:space="preserve">, </w:t>
      </w:r>
      <w:r w:rsidRPr="002B3D85">
        <w:rPr>
          <w:rFonts w:ascii="Times New Roman" w:hAnsi="Times New Roman"/>
          <w:i/>
          <w:iCs/>
          <w:sz w:val="24"/>
          <w:szCs w:val="24"/>
        </w:rPr>
        <w:t>26</w:t>
      </w:r>
      <w:r w:rsidRPr="002B3D85">
        <w:rPr>
          <w:rFonts w:ascii="Times New Roman" w:hAnsi="Times New Roman"/>
          <w:sz w:val="24"/>
          <w:szCs w:val="24"/>
        </w:rPr>
        <w:t>(3-4), 129–147.</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Fabes, R. A., Martin, C. L., &amp; Hanish, L. D. (2003). Young Children’s Play Qualities in Same-, Other-, and Mixed-Sex Peer Groups. </w:t>
      </w:r>
      <w:r w:rsidRPr="002B3D85">
        <w:rPr>
          <w:rFonts w:ascii="Times New Roman" w:hAnsi="Times New Roman"/>
          <w:i/>
          <w:iCs/>
          <w:sz w:val="24"/>
          <w:szCs w:val="24"/>
        </w:rPr>
        <w:t>Child Development</w:t>
      </w:r>
      <w:r w:rsidRPr="002B3D85">
        <w:rPr>
          <w:rFonts w:ascii="Times New Roman" w:hAnsi="Times New Roman"/>
          <w:sz w:val="24"/>
          <w:szCs w:val="24"/>
        </w:rPr>
        <w:t xml:space="preserve">, </w:t>
      </w:r>
      <w:r w:rsidRPr="002B3D85">
        <w:rPr>
          <w:rFonts w:ascii="Times New Roman" w:hAnsi="Times New Roman"/>
          <w:i/>
          <w:iCs/>
          <w:sz w:val="24"/>
          <w:szCs w:val="24"/>
        </w:rPr>
        <w:t>74</w:t>
      </w:r>
      <w:r w:rsidRPr="002B3D85">
        <w:rPr>
          <w:rFonts w:ascii="Times New Roman" w:hAnsi="Times New Roman"/>
          <w:sz w:val="24"/>
          <w:szCs w:val="24"/>
        </w:rPr>
        <w:t>(3), 921–932.</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lastRenderedPageBreak/>
        <w:t xml:space="preserve">Fagot, B. I. (1974). Sex differences in toddlers’ behavior and parental reaction. </w:t>
      </w:r>
      <w:r w:rsidRPr="002B3D85">
        <w:rPr>
          <w:rFonts w:ascii="Times New Roman" w:hAnsi="Times New Roman"/>
          <w:i/>
          <w:iCs/>
          <w:sz w:val="24"/>
          <w:szCs w:val="24"/>
        </w:rPr>
        <w:t>Developmental Psychology</w:t>
      </w:r>
      <w:r w:rsidRPr="002B3D85">
        <w:rPr>
          <w:rFonts w:ascii="Times New Roman" w:hAnsi="Times New Roman"/>
          <w:sz w:val="24"/>
          <w:szCs w:val="24"/>
        </w:rPr>
        <w:t xml:space="preserve">, </w:t>
      </w:r>
      <w:r w:rsidRPr="002B3D85">
        <w:rPr>
          <w:rFonts w:ascii="Times New Roman" w:hAnsi="Times New Roman"/>
          <w:i/>
          <w:iCs/>
          <w:sz w:val="24"/>
          <w:szCs w:val="24"/>
        </w:rPr>
        <w:t>10</w:t>
      </w:r>
      <w:r w:rsidRPr="002B3D85">
        <w:rPr>
          <w:rFonts w:ascii="Times New Roman" w:hAnsi="Times New Roman"/>
          <w:sz w:val="24"/>
          <w:szCs w:val="24"/>
        </w:rPr>
        <w:t>(4), 554.</w:t>
      </w:r>
    </w:p>
    <w:p w:rsidR="00C838B1" w:rsidRPr="002B3D85" w:rsidRDefault="00C838B1" w:rsidP="00C838B1">
      <w:pPr>
        <w:spacing w:line="480" w:lineRule="auto"/>
        <w:ind w:left="720" w:hanging="720"/>
      </w:pPr>
      <w:r w:rsidRPr="002B3D85">
        <w:rPr>
          <w:color w:val="333333"/>
        </w:rPr>
        <w:t xml:space="preserve">Fagot, B. I., &amp; Hagan, R. (1991). Observations of parent reactions to sex-stereotyped behaviors: Age and sex effects. </w:t>
      </w:r>
      <w:r w:rsidRPr="002B3D85">
        <w:rPr>
          <w:i/>
          <w:color w:val="333333"/>
        </w:rPr>
        <w:t>Child Development,</w:t>
      </w:r>
      <w:r w:rsidRPr="002B3D85">
        <w:rPr>
          <w:color w:val="333333"/>
        </w:rPr>
        <w:t xml:space="preserve"> 62(3), 617-628.</w:t>
      </w:r>
    </w:p>
    <w:p w:rsidR="00C838B1" w:rsidRPr="002B3D85" w:rsidRDefault="00C838B1" w:rsidP="00C838B1">
      <w:pPr>
        <w:spacing w:line="480" w:lineRule="auto"/>
        <w:ind w:left="720" w:hanging="720"/>
      </w:pPr>
      <w:r w:rsidRPr="002B3D85">
        <w:rPr>
          <w:color w:val="333333"/>
        </w:rPr>
        <w:t xml:space="preserve">Fagot, B. I., &amp; Leinbach, M. D. (1989). The young child's gender schema: Environmental input, internal organization. </w:t>
      </w:r>
      <w:r w:rsidRPr="002B3D85">
        <w:rPr>
          <w:i/>
          <w:color w:val="333333"/>
        </w:rPr>
        <w:t>Child Development</w:t>
      </w:r>
      <w:r w:rsidRPr="002B3D85">
        <w:rPr>
          <w:color w:val="333333"/>
        </w:rPr>
        <w:t>, 60(3), 663-672.</w:t>
      </w:r>
    </w:p>
    <w:p w:rsidR="00C838B1" w:rsidRDefault="00C838B1" w:rsidP="00C838B1">
      <w:pPr>
        <w:pStyle w:val="Bibliography"/>
        <w:rPr>
          <w:rFonts w:ascii="Times New Roman" w:hAnsi="Times New Roman"/>
          <w:sz w:val="24"/>
          <w:szCs w:val="24"/>
        </w:rPr>
      </w:pPr>
      <w:r w:rsidRPr="002B3D85">
        <w:rPr>
          <w:rFonts w:ascii="Times New Roman" w:hAnsi="Times New Roman"/>
          <w:sz w:val="24"/>
          <w:szCs w:val="24"/>
        </w:rPr>
        <w:t>Ferrant, G. (2010). The Gender Inequalities Index (GII) as a new way to measure Gender Inequalities in Developing countries. Retrieved from https://halshs.archives-ouvertes.fr/halshs-00462463</w:t>
      </w:r>
    </w:p>
    <w:p w:rsidR="00C838B1" w:rsidRPr="00BC075A" w:rsidRDefault="00C838B1" w:rsidP="00C838B1">
      <w:pPr>
        <w:pStyle w:val="Bibliography"/>
        <w:rPr>
          <w:rFonts w:ascii="Times New Roman" w:hAnsi="Times New Roman"/>
          <w:sz w:val="24"/>
          <w:szCs w:val="24"/>
          <w:lang w:val="de-DE"/>
        </w:rPr>
      </w:pPr>
      <w:r w:rsidRPr="00ED1985">
        <w:rPr>
          <w:rFonts w:ascii="Times New Roman" w:eastAsia="Calibri" w:hAnsi="Times New Roman"/>
          <w:sz w:val="24"/>
          <w:szCs w:val="24"/>
          <w:lang w:val="en-US" w:bidi="ar-SA"/>
        </w:rPr>
        <w:t xml:space="preserve">Halim, M. L., Ruble, D., Tamis-LeMonda, C., &amp; Shrout, P.E. (2013). Rigidity in gender-typed behaviors in early childhood: A longitudinal study of ethnic minority children. </w:t>
      </w:r>
      <w:r w:rsidRPr="00ED1985">
        <w:rPr>
          <w:rFonts w:ascii="Times New Roman" w:eastAsia="Calibri" w:hAnsi="Times New Roman"/>
          <w:i/>
          <w:sz w:val="24"/>
          <w:szCs w:val="24"/>
          <w:lang w:val="en-US" w:bidi="ar-SA"/>
        </w:rPr>
        <w:t>Child Development</w:t>
      </w:r>
      <w:r w:rsidRPr="00ED1985">
        <w:rPr>
          <w:rFonts w:ascii="Times New Roman" w:eastAsia="Calibri" w:hAnsi="Times New Roman"/>
          <w:sz w:val="24"/>
          <w:szCs w:val="24"/>
          <w:lang w:val="en-US" w:bidi="ar-SA"/>
        </w:rPr>
        <w:t>, 84, 1269–1284. doi:10.1111/cdev.12057</w:t>
      </w:r>
      <w:r w:rsidRPr="002B3D85">
        <w:rPr>
          <w:rFonts w:ascii="Times New Roman" w:hAnsi="Times New Roman"/>
          <w:sz w:val="24"/>
          <w:szCs w:val="24"/>
        </w:rPr>
        <w:t xml:space="preserve">Harbord, R. M., &amp; Higgins, J. P. (2008). </w:t>
      </w:r>
      <w:r w:rsidRPr="00065A65">
        <w:rPr>
          <w:rFonts w:ascii="Times New Roman" w:hAnsi="Times New Roman"/>
          <w:sz w:val="24"/>
          <w:szCs w:val="24"/>
          <w:lang w:val="de-DE"/>
        </w:rPr>
        <w:t xml:space="preserve">Meta-regression in Stata. </w:t>
      </w:r>
      <w:r w:rsidRPr="00065A65">
        <w:rPr>
          <w:rFonts w:ascii="Times New Roman" w:hAnsi="Times New Roman"/>
          <w:i/>
          <w:iCs/>
          <w:sz w:val="24"/>
          <w:szCs w:val="24"/>
          <w:lang w:val="de-DE"/>
        </w:rPr>
        <w:t>Meta</w:t>
      </w:r>
      <w:r w:rsidRPr="00065A65">
        <w:rPr>
          <w:rFonts w:ascii="Times New Roman" w:hAnsi="Times New Roman"/>
          <w:sz w:val="24"/>
          <w:szCs w:val="24"/>
          <w:lang w:val="de-DE"/>
        </w:rPr>
        <w:t xml:space="preserve">, </w:t>
      </w:r>
      <w:r w:rsidRPr="00065A65">
        <w:rPr>
          <w:rFonts w:ascii="Times New Roman" w:hAnsi="Times New Roman"/>
          <w:i/>
          <w:iCs/>
          <w:sz w:val="24"/>
          <w:szCs w:val="24"/>
          <w:lang w:val="de-DE"/>
        </w:rPr>
        <w:t>8</w:t>
      </w:r>
      <w:r w:rsidRPr="00065A65">
        <w:rPr>
          <w:rFonts w:ascii="Times New Roman" w:hAnsi="Times New Roman"/>
          <w:sz w:val="24"/>
          <w:szCs w:val="24"/>
          <w:lang w:val="de-DE"/>
        </w:rPr>
        <w:t>(4), 493–519.</w:t>
      </w:r>
    </w:p>
    <w:p w:rsidR="00C838B1" w:rsidRDefault="00C838B1" w:rsidP="00C838B1">
      <w:r w:rsidRPr="00065A65">
        <w:rPr>
          <w:lang w:val="de-DE"/>
        </w:rPr>
        <w:t xml:space="preserve">Hassett, J.M., Siebert, E.R. &amp; Wallen, K. (2008). </w:t>
      </w:r>
      <w:r w:rsidRPr="00FE79CD">
        <w:t xml:space="preserve">Sex Differences in rhesus monkey toy preferences parallel those of children. </w:t>
      </w:r>
      <w:r w:rsidRPr="00FE79CD">
        <w:rPr>
          <w:i/>
        </w:rPr>
        <w:t xml:space="preserve">Hormones and </w:t>
      </w:r>
      <w:proofErr w:type="spellStart"/>
      <w:r>
        <w:rPr>
          <w:i/>
        </w:rPr>
        <w:t>Behavior</w:t>
      </w:r>
      <w:proofErr w:type="spellEnd"/>
      <w:r w:rsidRPr="00FE79CD">
        <w:rPr>
          <w:i/>
        </w:rPr>
        <w:t>, 54,</w:t>
      </w:r>
      <w:r w:rsidRPr="00FE79CD">
        <w:t xml:space="preserve"> 359-364</w:t>
      </w:r>
    </w:p>
    <w:p w:rsidR="00CF357B" w:rsidRDefault="00CF357B" w:rsidP="00C838B1"/>
    <w:p w:rsidR="00C838B1" w:rsidRPr="002B3D85" w:rsidRDefault="00C838B1" w:rsidP="00C838B1">
      <w:pPr>
        <w:pStyle w:val="Bibliography"/>
        <w:rPr>
          <w:rFonts w:ascii="Times New Roman" w:hAnsi="Times New Roman"/>
          <w:sz w:val="24"/>
          <w:szCs w:val="24"/>
        </w:rPr>
      </w:pPr>
      <w:proofErr w:type="gramStart"/>
      <w:r w:rsidRPr="002B3D85">
        <w:rPr>
          <w:rFonts w:ascii="Times New Roman" w:hAnsi="Times New Roman"/>
          <w:sz w:val="24"/>
          <w:szCs w:val="24"/>
        </w:rPr>
        <w:t>Henderson, B. A., &amp; Berenbaum, S. A. (1997).</w:t>
      </w:r>
      <w:proofErr w:type="gramEnd"/>
      <w:r w:rsidRPr="002B3D85">
        <w:rPr>
          <w:rFonts w:ascii="Times New Roman" w:hAnsi="Times New Roman"/>
          <w:sz w:val="24"/>
          <w:szCs w:val="24"/>
        </w:rPr>
        <w:t xml:space="preserve"> Sex-typed play in opposite-sex twins. </w:t>
      </w:r>
      <w:r w:rsidRPr="002B3D85">
        <w:rPr>
          <w:rFonts w:ascii="Times New Roman" w:hAnsi="Times New Roman"/>
          <w:i/>
          <w:iCs/>
          <w:sz w:val="24"/>
          <w:szCs w:val="24"/>
        </w:rPr>
        <w:t>Developmental Psychobiology</w:t>
      </w:r>
      <w:r w:rsidRPr="002B3D85">
        <w:rPr>
          <w:rFonts w:ascii="Times New Roman" w:hAnsi="Times New Roman"/>
          <w:sz w:val="24"/>
          <w:szCs w:val="24"/>
        </w:rPr>
        <w:t xml:space="preserve">, </w:t>
      </w:r>
      <w:r w:rsidRPr="002B3D85">
        <w:rPr>
          <w:rFonts w:ascii="Times New Roman" w:hAnsi="Times New Roman"/>
          <w:i/>
          <w:iCs/>
          <w:sz w:val="24"/>
          <w:szCs w:val="24"/>
        </w:rPr>
        <w:t>31</w:t>
      </w:r>
      <w:r w:rsidRPr="002B3D85">
        <w:rPr>
          <w:rFonts w:ascii="Times New Roman" w:hAnsi="Times New Roman"/>
          <w:sz w:val="24"/>
          <w:szCs w:val="24"/>
        </w:rPr>
        <w:t>(2), 115–123.</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Hines, M. (2004). </w:t>
      </w:r>
      <w:r w:rsidRPr="002B3D85">
        <w:rPr>
          <w:rFonts w:ascii="Times New Roman" w:hAnsi="Times New Roman"/>
          <w:i/>
          <w:iCs/>
          <w:sz w:val="24"/>
          <w:szCs w:val="24"/>
        </w:rPr>
        <w:t>Brain gender</w:t>
      </w:r>
      <w:r w:rsidRPr="002B3D85">
        <w:rPr>
          <w:rFonts w:ascii="Times New Roman" w:hAnsi="Times New Roman"/>
          <w:sz w:val="24"/>
          <w:szCs w:val="24"/>
        </w:rPr>
        <w:t>. Oxford University Press.</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Hines, M., Brook, C., &amp; Conway, G. S. (2004). Androgen and psychosexual development: Core gender identity, sexual orientation, and recalled childhood gender role behavior in women and men with congenital adrenal hyperplasia (CAH). </w:t>
      </w:r>
      <w:r w:rsidRPr="002B3D85">
        <w:rPr>
          <w:rFonts w:ascii="Times New Roman" w:hAnsi="Times New Roman"/>
          <w:i/>
          <w:iCs/>
          <w:sz w:val="24"/>
          <w:szCs w:val="24"/>
        </w:rPr>
        <w:t>Journal of Sex Research</w:t>
      </w:r>
      <w:r w:rsidRPr="002B3D85">
        <w:rPr>
          <w:rFonts w:ascii="Times New Roman" w:hAnsi="Times New Roman"/>
          <w:sz w:val="24"/>
          <w:szCs w:val="24"/>
        </w:rPr>
        <w:t xml:space="preserve">, </w:t>
      </w:r>
      <w:r w:rsidRPr="002B3D85">
        <w:rPr>
          <w:rFonts w:ascii="Times New Roman" w:hAnsi="Times New Roman"/>
          <w:i/>
          <w:iCs/>
          <w:sz w:val="24"/>
          <w:szCs w:val="24"/>
        </w:rPr>
        <w:t>41</w:t>
      </w:r>
      <w:r w:rsidRPr="002B3D85">
        <w:rPr>
          <w:rFonts w:ascii="Times New Roman" w:hAnsi="Times New Roman"/>
          <w:sz w:val="24"/>
          <w:szCs w:val="24"/>
        </w:rPr>
        <w:t>(1), 75–81.</w:t>
      </w:r>
    </w:p>
    <w:p w:rsidR="00C838B1" w:rsidRPr="002B3D85" w:rsidRDefault="00C838B1" w:rsidP="00C838B1">
      <w:pPr>
        <w:spacing w:line="480" w:lineRule="auto"/>
        <w:ind w:left="720" w:hanging="720"/>
      </w:pPr>
      <w:r w:rsidRPr="002B3D85">
        <w:rPr>
          <w:color w:val="333333"/>
        </w:rPr>
        <w:t xml:space="preserve">Jadva, V., Hines, M., &amp; Golombok, S. (2010). Infants’ preferences for toys, colors, and shapes: Sex differences and similarities. </w:t>
      </w:r>
      <w:r w:rsidRPr="002B3D85">
        <w:rPr>
          <w:i/>
          <w:color w:val="333333"/>
        </w:rPr>
        <w:t>Archives of Sexual Behavior</w:t>
      </w:r>
      <w:r w:rsidRPr="002B3D85">
        <w:rPr>
          <w:color w:val="333333"/>
        </w:rPr>
        <w:t xml:space="preserve">, 39(6), 1261-1273. </w:t>
      </w:r>
    </w:p>
    <w:p w:rsidR="00C838B1" w:rsidRPr="00BC075A" w:rsidRDefault="00C838B1" w:rsidP="00C838B1">
      <w:pPr>
        <w:pStyle w:val="Bibliography"/>
        <w:rPr>
          <w:rFonts w:ascii="Times New Roman" w:hAnsi="Times New Roman"/>
          <w:sz w:val="24"/>
          <w:szCs w:val="24"/>
          <w:lang w:val="de-DE"/>
        </w:rPr>
      </w:pPr>
      <w:r w:rsidRPr="002B3D85">
        <w:rPr>
          <w:rFonts w:ascii="Times New Roman" w:hAnsi="Times New Roman"/>
          <w:sz w:val="24"/>
          <w:szCs w:val="24"/>
        </w:rPr>
        <w:lastRenderedPageBreak/>
        <w:t xml:space="preserve">Karraker, K. H., Vogel, D. A., &amp; Lake, M. A. (1995). Parents’ gender-stereotyped perceptions of newborns: The eye of the beholder revisited. </w:t>
      </w:r>
      <w:r w:rsidRPr="00065A65">
        <w:rPr>
          <w:rFonts w:ascii="Times New Roman" w:hAnsi="Times New Roman"/>
          <w:i/>
          <w:iCs/>
          <w:sz w:val="24"/>
          <w:szCs w:val="24"/>
          <w:lang w:val="de-DE"/>
        </w:rPr>
        <w:t>Sex Roles</w:t>
      </w:r>
      <w:r w:rsidRPr="00065A65">
        <w:rPr>
          <w:rFonts w:ascii="Times New Roman" w:hAnsi="Times New Roman"/>
          <w:sz w:val="24"/>
          <w:szCs w:val="24"/>
          <w:lang w:val="de-DE"/>
        </w:rPr>
        <w:t xml:space="preserve">, </w:t>
      </w:r>
      <w:r w:rsidRPr="00065A65">
        <w:rPr>
          <w:rFonts w:ascii="Times New Roman" w:hAnsi="Times New Roman"/>
          <w:i/>
          <w:iCs/>
          <w:sz w:val="24"/>
          <w:szCs w:val="24"/>
          <w:lang w:val="de-DE"/>
        </w:rPr>
        <w:t>33</w:t>
      </w:r>
      <w:r w:rsidRPr="00065A65">
        <w:rPr>
          <w:rFonts w:ascii="Times New Roman" w:hAnsi="Times New Roman"/>
          <w:sz w:val="24"/>
          <w:szCs w:val="24"/>
          <w:lang w:val="de-DE"/>
        </w:rPr>
        <w:t>(9-10), 687–701.</w:t>
      </w:r>
    </w:p>
    <w:p w:rsidR="00C838B1" w:rsidRPr="002B3D85" w:rsidRDefault="00C838B1" w:rsidP="00C838B1">
      <w:pPr>
        <w:pStyle w:val="Bibliography"/>
        <w:rPr>
          <w:rFonts w:ascii="Times New Roman" w:hAnsi="Times New Roman"/>
          <w:sz w:val="24"/>
          <w:szCs w:val="24"/>
        </w:rPr>
      </w:pPr>
      <w:r w:rsidRPr="00065A65">
        <w:rPr>
          <w:rFonts w:ascii="Times New Roman" w:hAnsi="Times New Roman"/>
          <w:sz w:val="24"/>
          <w:szCs w:val="24"/>
          <w:lang w:val="de-DE"/>
        </w:rPr>
        <w:t xml:space="preserve">Lamminmäki, A., Hines, M., Kuiri-Hänninen, T., Kilpeläinen, L., Dunkel, L., &amp; Sankilampi, U. (2012). </w:t>
      </w:r>
      <w:r w:rsidRPr="002B3D85">
        <w:rPr>
          <w:rFonts w:ascii="Times New Roman" w:hAnsi="Times New Roman"/>
          <w:sz w:val="24"/>
          <w:szCs w:val="24"/>
        </w:rPr>
        <w:t xml:space="preserve">Testosterone measured in infancy predicts subsequent sex-typed behavior in boys and in girls. </w:t>
      </w:r>
      <w:r w:rsidRPr="002B3D85">
        <w:rPr>
          <w:rFonts w:ascii="Times New Roman" w:hAnsi="Times New Roman"/>
          <w:i/>
          <w:iCs/>
          <w:sz w:val="24"/>
          <w:szCs w:val="24"/>
        </w:rPr>
        <w:t>Hormones and Behavior</w:t>
      </w:r>
      <w:r w:rsidRPr="002B3D85">
        <w:rPr>
          <w:rFonts w:ascii="Times New Roman" w:hAnsi="Times New Roman"/>
          <w:sz w:val="24"/>
          <w:szCs w:val="24"/>
        </w:rPr>
        <w:t xml:space="preserve">, </w:t>
      </w:r>
      <w:r w:rsidRPr="002B3D85">
        <w:rPr>
          <w:rFonts w:ascii="Times New Roman" w:hAnsi="Times New Roman"/>
          <w:i/>
          <w:iCs/>
          <w:sz w:val="24"/>
          <w:szCs w:val="24"/>
        </w:rPr>
        <w:t>61</w:t>
      </w:r>
      <w:r w:rsidRPr="002B3D85">
        <w:rPr>
          <w:rFonts w:ascii="Times New Roman" w:hAnsi="Times New Roman"/>
          <w:sz w:val="24"/>
          <w:szCs w:val="24"/>
        </w:rPr>
        <w:t>(4), 611–616.</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Langlois, J. H., &amp; Downs, A. C. (1980). Mothers, fathers, and peers as socialization agents of sex-typed play behaviors in young children. </w:t>
      </w:r>
      <w:r w:rsidRPr="002B3D85">
        <w:rPr>
          <w:rFonts w:ascii="Times New Roman" w:hAnsi="Times New Roman"/>
          <w:i/>
          <w:iCs/>
          <w:sz w:val="24"/>
          <w:szCs w:val="24"/>
        </w:rPr>
        <w:t>Child Development</w:t>
      </w:r>
      <w:r w:rsidRPr="002B3D85">
        <w:rPr>
          <w:rFonts w:ascii="Times New Roman" w:hAnsi="Times New Roman"/>
          <w:sz w:val="24"/>
          <w:szCs w:val="24"/>
        </w:rPr>
        <w:t>, 1237–1247.</w:t>
      </w:r>
    </w:p>
    <w:p w:rsidR="00C838B1" w:rsidRPr="002B3D85" w:rsidRDefault="00C838B1" w:rsidP="00C838B1">
      <w:pPr>
        <w:spacing w:line="480" w:lineRule="auto"/>
        <w:ind w:left="720" w:hanging="720"/>
        <w:rPr>
          <w:color w:val="333333"/>
        </w:rPr>
      </w:pPr>
      <w:r w:rsidRPr="002B3D85">
        <w:rPr>
          <w:color w:val="333333"/>
        </w:rPr>
        <w:t xml:space="preserve">Lauer, J. E., Udelson, H. B., Jeon, S. O., &amp; Lourenco, S. F. (2015). An early sex difference in the relation between mental rotation and object preference. </w:t>
      </w:r>
      <w:r w:rsidRPr="002B3D85">
        <w:rPr>
          <w:i/>
          <w:color w:val="333333"/>
        </w:rPr>
        <w:t>Frontiers in Psychology</w:t>
      </w:r>
      <w:r w:rsidRPr="002B3D85">
        <w:rPr>
          <w:color w:val="333333"/>
        </w:rPr>
        <w:t xml:space="preserve">, 6, 558. </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Lavelli, M., &amp; Fogel, A. (2002). Developmental changes in mother-infant face-to-face communication: birth to 3 months. </w:t>
      </w:r>
      <w:r w:rsidRPr="002B3D85">
        <w:rPr>
          <w:rFonts w:ascii="Times New Roman" w:hAnsi="Times New Roman"/>
          <w:i/>
          <w:iCs/>
          <w:sz w:val="24"/>
          <w:szCs w:val="24"/>
        </w:rPr>
        <w:t>Developmental Psychology</w:t>
      </w:r>
      <w:r w:rsidRPr="002B3D85">
        <w:rPr>
          <w:rFonts w:ascii="Times New Roman" w:hAnsi="Times New Roman"/>
          <w:sz w:val="24"/>
          <w:szCs w:val="24"/>
        </w:rPr>
        <w:t xml:space="preserve">, </w:t>
      </w:r>
      <w:r w:rsidRPr="002B3D85">
        <w:rPr>
          <w:rFonts w:ascii="Times New Roman" w:hAnsi="Times New Roman"/>
          <w:i/>
          <w:iCs/>
          <w:sz w:val="24"/>
          <w:szCs w:val="24"/>
        </w:rPr>
        <w:t>38</w:t>
      </w:r>
      <w:r w:rsidRPr="002B3D85">
        <w:rPr>
          <w:rFonts w:ascii="Times New Roman" w:hAnsi="Times New Roman"/>
          <w:sz w:val="24"/>
          <w:szCs w:val="24"/>
        </w:rPr>
        <w:t>(2), 288.</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Leaper, C., Breed, L., Hoffman, L., &amp; Perlman, C. A. (2002). Variations in the Gender-Stereotyped Content of Children’s Television Cartoons Across Genres. </w:t>
      </w:r>
      <w:r w:rsidRPr="002B3D85">
        <w:rPr>
          <w:rFonts w:ascii="Times New Roman" w:hAnsi="Times New Roman"/>
          <w:i/>
          <w:iCs/>
          <w:sz w:val="24"/>
          <w:szCs w:val="24"/>
        </w:rPr>
        <w:t>Journal of Applied Social Psychology</w:t>
      </w:r>
      <w:r w:rsidRPr="002B3D85">
        <w:rPr>
          <w:rFonts w:ascii="Times New Roman" w:hAnsi="Times New Roman"/>
          <w:sz w:val="24"/>
          <w:szCs w:val="24"/>
        </w:rPr>
        <w:t xml:space="preserve">, </w:t>
      </w:r>
      <w:r w:rsidRPr="002B3D85">
        <w:rPr>
          <w:rFonts w:ascii="Times New Roman" w:hAnsi="Times New Roman"/>
          <w:i/>
          <w:iCs/>
          <w:sz w:val="24"/>
          <w:szCs w:val="24"/>
        </w:rPr>
        <w:t>32</w:t>
      </w:r>
      <w:r w:rsidRPr="002B3D85">
        <w:rPr>
          <w:rFonts w:ascii="Times New Roman" w:hAnsi="Times New Roman"/>
          <w:sz w:val="24"/>
          <w:szCs w:val="24"/>
        </w:rPr>
        <w:t>(8), 1653–1662.</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Leeb, R. T., &amp; Rejskind, F. G. (2004). Here’s looking at you, kid! A longitudinal study of perceived gender differences in mutual gaze behavior in young infants. </w:t>
      </w:r>
      <w:r w:rsidRPr="002B3D85">
        <w:rPr>
          <w:rFonts w:ascii="Times New Roman" w:hAnsi="Times New Roman"/>
          <w:i/>
          <w:iCs/>
          <w:sz w:val="24"/>
          <w:szCs w:val="24"/>
        </w:rPr>
        <w:t>Sex Roles</w:t>
      </w:r>
      <w:r w:rsidRPr="002B3D85">
        <w:rPr>
          <w:rFonts w:ascii="Times New Roman" w:hAnsi="Times New Roman"/>
          <w:sz w:val="24"/>
          <w:szCs w:val="24"/>
        </w:rPr>
        <w:t xml:space="preserve">, </w:t>
      </w:r>
      <w:r w:rsidRPr="002B3D85">
        <w:rPr>
          <w:rFonts w:ascii="Times New Roman" w:hAnsi="Times New Roman"/>
          <w:i/>
          <w:iCs/>
          <w:sz w:val="24"/>
          <w:szCs w:val="24"/>
        </w:rPr>
        <w:t>50</w:t>
      </w:r>
      <w:r w:rsidRPr="002B3D85">
        <w:rPr>
          <w:rFonts w:ascii="Times New Roman" w:hAnsi="Times New Roman"/>
          <w:sz w:val="24"/>
          <w:szCs w:val="24"/>
        </w:rPr>
        <w:t>(1-2), 1–14.</w:t>
      </w:r>
    </w:p>
    <w:p w:rsidR="00C838B1" w:rsidRDefault="00C838B1" w:rsidP="00C838B1">
      <w:pPr>
        <w:pStyle w:val="Bibliography"/>
      </w:pPr>
      <w:r>
        <w:t>Rebecca Y Hei Li, &amp; Wong, W. I. (2016). Gender-typed play and social abilities in boys and girls: Are they related?</w:t>
      </w:r>
      <w:r>
        <w:rPr>
          <w:i/>
          <w:iCs/>
        </w:rPr>
        <w:t xml:space="preserve"> Sex Roles, 74</w:t>
      </w:r>
      <w:r>
        <w:t>(9-10), 399. doi:10.1007/s11199-016-0580-7</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Lobel, T. E., &amp; Menashri, J. (1993). Relations of conceptions of gender-role transgressions and gender constancy to gender-typed toy preferences. </w:t>
      </w:r>
      <w:r w:rsidRPr="002B3D85">
        <w:rPr>
          <w:rFonts w:ascii="Times New Roman" w:hAnsi="Times New Roman"/>
          <w:i/>
          <w:iCs/>
          <w:sz w:val="24"/>
          <w:szCs w:val="24"/>
        </w:rPr>
        <w:t>Developmental Psychology</w:t>
      </w:r>
      <w:r w:rsidRPr="002B3D85">
        <w:rPr>
          <w:rFonts w:ascii="Times New Roman" w:hAnsi="Times New Roman"/>
          <w:sz w:val="24"/>
          <w:szCs w:val="24"/>
        </w:rPr>
        <w:t xml:space="preserve">, </w:t>
      </w:r>
      <w:r w:rsidRPr="002B3D85">
        <w:rPr>
          <w:rFonts w:ascii="Times New Roman" w:hAnsi="Times New Roman"/>
          <w:i/>
          <w:iCs/>
          <w:sz w:val="24"/>
          <w:szCs w:val="24"/>
        </w:rPr>
        <w:t>29</w:t>
      </w:r>
      <w:r w:rsidRPr="002B3D85">
        <w:rPr>
          <w:rFonts w:ascii="Times New Roman" w:hAnsi="Times New Roman"/>
          <w:sz w:val="24"/>
          <w:szCs w:val="24"/>
        </w:rPr>
        <w:t>(1), 150.</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lastRenderedPageBreak/>
        <w:t xml:space="preserve">Lytton, H., &amp; Romney, D. M. (1991). Parents’ differential socialization of boys and girls: A meta-analysis. </w:t>
      </w:r>
      <w:r w:rsidRPr="002B3D85">
        <w:rPr>
          <w:rFonts w:ascii="Times New Roman" w:hAnsi="Times New Roman"/>
          <w:i/>
          <w:iCs/>
          <w:sz w:val="24"/>
          <w:szCs w:val="24"/>
        </w:rPr>
        <w:t>Psychological Bulletin</w:t>
      </w:r>
      <w:r w:rsidRPr="002B3D85">
        <w:rPr>
          <w:rFonts w:ascii="Times New Roman" w:hAnsi="Times New Roman"/>
          <w:sz w:val="24"/>
          <w:szCs w:val="24"/>
        </w:rPr>
        <w:t xml:space="preserve">, </w:t>
      </w:r>
      <w:r w:rsidRPr="002B3D85">
        <w:rPr>
          <w:rFonts w:ascii="Times New Roman" w:hAnsi="Times New Roman"/>
          <w:i/>
          <w:iCs/>
          <w:sz w:val="24"/>
          <w:szCs w:val="24"/>
        </w:rPr>
        <w:t>109</w:t>
      </w:r>
      <w:r w:rsidRPr="002B3D85">
        <w:rPr>
          <w:rFonts w:ascii="Times New Roman" w:hAnsi="Times New Roman"/>
          <w:sz w:val="24"/>
          <w:szCs w:val="24"/>
        </w:rPr>
        <w:t>(2), 267.</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Martin, C. L., &amp; Ruble, D. (2004). Children’s search for gender cues cognitive perspectives on gender development. </w:t>
      </w:r>
      <w:r w:rsidRPr="002B3D85">
        <w:rPr>
          <w:rFonts w:ascii="Times New Roman" w:hAnsi="Times New Roman"/>
          <w:i/>
          <w:iCs/>
          <w:sz w:val="24"/>
          <w:szCs w:val="24"/>
        </w:rPr>
        <w:t>Current Directions in Psychological Science</w:t>
      </w:r>
      <w:r w:rsidRPr="002B3D85">
        <w:rPr>
          <w:rFonts w:ascii="Times New Roman" w:hAnsi="Times New Roman"/>
          <w:sz w:val="24"/>
          <w:szCs w:val="24"/>
        </w:rPr>
        <w:t xml:space="preserve">, </w:t>
      </w:r>
      <w:r w:rsidRPr="002B3D85">
        <w:rPr>
          <w:rFonts w:ascii="Times New Roman" w:hAnsi="Times New Roman"/>
          <w:i/>
          <w:iCs/>
          <w:sz w:val="24"/>
          <w:szCs w:val="24"/>
        </w:rPr>
        <w:t>13</w:t>
      </w:r>
      <w:r w:rsidRPr="002B3D85">
        <w:rPr>
          <w:rFonts w:ascii="Times New Roman" w:hAnsi="Times New Roman"/>
          <w:sz w:val="24"/>
          <w:szCs w:val="24"/>
        </w:rPr>
        <w:t>(2), 67–70.</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Martin, C. L., &amp; Ruble, D. N. (2010). Patterns of gender development. </w:t>
      </w:r>
      <w:r w:rsidRPr="002B3D85">
        <w:rPr>
          <w:rFonts w:ascii="Times New Roman" w:hAnsi="Times New Roman"/>
          <w:i/>
          <w:iCs/>
          <w:sz w:val="24"/>
          <w:szCs w:val="24"/>
        </w:rPr>
        <w:t>Annual Review of Psychology</w:t>
      </w:r>
      <w:r w:rsidRPr="002B3D85">
        <w:rPr>
          <w:rFonts w:ascii="Times New Roman" w:hAnsi="Times New Roman"/>
          <w:sz w:val="24"/>
          <w:szCs w:val="24"/>
        </w:rPr>
        <w:t xml:space="preserve">, </w:t>
      </w:r>
      <w:r w:rsidRPr="002B3D85">
        <w:rPr>
          <w:rFonts w:ascii="Times New Roman" w:hAnsi="Times New Roman"/>
          <w:i/>
          <w:iCs/>
          <w:sz w:val="24"/>
          <w:szCs w:val="24"/>
        </w:rPr>
        <w:t>61</w:t>
      </w:r>
      <w:r w:rsidRPr="002B3D85">
        <w:rPr>
          <w:rFonts w:ascii="Times New Roman" w:hAnsi="Times New Roman"/>
          <w:sz w:val="24"/>
          <w:szCs w:val="24"/>
        </w:rPr>
        <w:t>, 353.</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McClure, E. B. (2000). A meta-analytic review of sex differences in facial expression processing and their development in infants, children, and adolescents. </w:t>
      </w:r>
      <w:r w:rsidRPr="002B3D85">
        <w:rPr>
          <w:rFonts w:ascii="Times New Roman" w:hAnsi="Times New Roman"/>
          <w:i/>
          <w:iCs/>
          <w:sz w:val="24"/>
          <w:szCs w:val="24"/>
        </w:rPr>
        <w:t>Psychological Bulletin</w:t>
      </w:r>
      <w:r w:rsidRPr="002B3D85">
        <w:rPr>
          <w:rFonts w:ascii="Times New Roman" w:hAnsi="Times New Roman"/>
          <w:sz w:val="24"/>
          <w:szCs w:val="24"/>
        </w:rPr>
        <w:t xml:space="preserve">, </w:t>
      </w:r>
      <w:r w:rsidRPr="002B3D85">
        <w:rPr>
          <w:rFonts w:ascii="Times New Roman" w:hAnsi="Times New Roman"/>
          <w:i/>
          <w:iCs/>
          <w:sz w:val="24"/>
          <w:szCs w:val="24"/>
        </w:rPr>
        <w:t>126</w:t>
      </w:r>
      <w:r w:rsidRPr="002B3D85">
        <w:rPr>
          <w:rFonts w:ascii="Times New Roman" w:hAnsi="Times New Roman"/>
          <w:sz w:val="24"/>
          <w:szCs w:val="24"/>
        </w:rPr>
        <w:t>(3), 424.</w:t>
      </w:r>
    </w:p>
    <w:p w:rsidR="004F540C" w:rsidRDefault="004F540C" w:rsidP="004F540C"/>
    <w:p w:rsidR="0023458C" w:rsidRDefault="0023458C" w:rsidP="00C838B1">
      <w:pPr>
        <w:pStyle w:val="Bibliography"/>
        <w:rPr>
          <w:rFonts w:ascii="Times New Roman" w:hAnsi="Times New Roman"/>
          <w:color w:val="333333"/>
          <w:sz w:val="24"/>
          <w:szCs w:val="24"/>
        </w:rPr>
      </w:pPr>
      <w:r>
        <w:t>Meyer-Bahlburg, H. F. L., Dolezal, C., Baker, S. W., Carlson, A. D., Obeid, J. S., &amp; New, M. I. (2004). Prenatal androgenization affects gender-related behavior but not gender identity in 5–12-year-old girls with congenital adrenal hyperplasia.</w:t>
      </w:r>
      <w:r>
        <w:rPr>
          <w:i/>
          <w:iCs/>
        </w:rPr>
        <w:t xml:space="preserve"> Archives of Sexual Behavior, 33</w:t>
      </w:r>
      <w:r>
        <w:t>(2), 97-104. doi:10.1023/B:ASEB.0000014324.25718.51</w:t>
      </w:r>
      <w:r w:rsidRPr="002B3D85">
        <w:rPr>
          <w:rFonts w:ascii="Times New Roman" w:hAnsi="Times New Roman"/>
          <w:color w:val="333333"/>
          <w:sz w:val="24"/>
          <w:szCs w:val="24"/>
        </w:rPr>
        <w:t xml:space="preserve"> </w:t>
      </w:r>
    </w:p>
    <w:p w:rsidR="00C838B1" w:rsidRPr="002B3D85" w:rsidRDefault="00C838B1" w:rsidP="00C838B1">
      <w:pPr>
        <w:pStyle w:val="Bibliography"/>
        <w:rPr>
          <w:rFonts w:ascii="Times New Roman" w:hAnsi="Times New Roman"/>
          <w:color w:val="333333"/>
          <w:sz w:val="24"/>
          <w:szCs w:val="24"/>
        </w:rPr>
      </w:pPr>
      <w:r w:rsidRPr="002B3D85">
        <w:rPr>
          <w:rFonts w:ascii="Times New Roman" w:hAnsi="Times New Roman"/>
          <w:color w:val="333333"/>
          <w:sz w:val="24"/>
          <w:szCs w:val="24"/>
        </w:rPr>
        <w:t xml:space="preserve">Miller, C. L. (1983). Developmental changes in male/female voice classification by infants. </w:t>
      </w:r>
      <w:r w:rsidRPr="002B3D85">
        <w:rPr>
          <w:rFonts w:ascii="Times New Roman" w:hAnsi="Times New Roman"/>
          <w:i/>
          <w:color w:val="333333"/>
          <w:sz w:val="24"/>
          <w:szCs w:val="24"/>
        </w:rPr>
        <w:t>Infant Behavior and Development</w:t>
      </w:r>
      <w:r w:rsidRPr="002B3D85">
        <w:rPr>
          <w:rFonts w:ascii="Times New Roman" w:hAnsi="Times New Roman"/>
          <w:color w:val="333333"/>
          <w:sz w:val="24"/>
          <w:szCs w:val="24"/>
        </w:rPr>
        <w:t xml:space="preserve">, 6(2), 313-330. </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Moore, D. S., &amp; Johnson, S. P. (2008). Mental rotation in human infants a sex difference. </w:t>
      </w:r>
      <w:r w:rsidRPr="002B3D85">
        <w:rPr>
          <w:rFonts w:ascii="Times New Roman" w:hAnsi="Times New Roman"/>
          <w:i/>
          <w:iCs/>
          <w:sz w:val="24"/>
          <w:szCs w:val="24"/>
        </w:rPr>
        <w:t>Psychological Science</w:t>
      </w:r>
      <w:r w:rsidRPr="002B3D85">
        <w:rPr>
          <w:rFonts w:ascii="Times New Roman" w:hAnsi="Times New Roman"/>
          <w:sz w:val="24"/>
          <w:szCs w:val="24"/>
        </w:rPr>
        <w:t xml:space="preserve">, </w:t>
      </w:r>
      <w:r w:rsidRPr="002B3D85">
        <w:rPr>
          <w:rFonts w:ascii="Times New Roman" w:hAnsi="Times New Roman"/>
          <w:i/>
          <w:iCs/>
          <w:sz w:val="24"/>
          <w:szCs w:val="24"/>
        </w:rPr>
        <w:t>19</w:t>
      </w:r>
      <w:r w:rsidRPr="002B3D85">
        <w:rPr>
          <w:rFonts w:ascii="Times New Roman" w:hAnsi="Times New Roman"/>
          <w:sz w:val="24"/>
          <w:szCs w:val="24"/>
        </w:rPr>
        <w:t>(11), 1063–1066.</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Nagy, E., Kompagne, H., Orvos, H., &amp; Pal, A. (2007). Gender-related differences in neonatal imitation. </w:t>
      </w:r>
      <w:r w:rsidRPr="002B3D85">
        <w:rPr>
          <w:rFonts w:ascii="Times New Roman" w:hAnsi="Times New Roman"/>
          <w:i/>
          <w:iCs/>
          <w:sz w:val="24"/>
          <w:szCs w:val="24"/>
        </w:rPr>
        <w:t>Infant and Child Development</w:t>
      </w:r>
      <w:r w:rsidRPr="002B3D85">
        <w:rPr>
          <w:rFonts w:ascii="Times New Roman" w:hAnsi="Times New Roman"/>
          <w:sz w:val="24"/>
          <w:szCs w:val="24"/>
        </w:rPr>
        <w:t xml:space="preserve">, </w:t>
      </w:r>
      <w:r w:rsidRPr="002B3D85">
        <w:rPr>
          <w:rFonts w:ascii="Times New Roman" w:hAnsi="Times New Roman"/>
          <w:i/>
          <w:iCs/>
          <w:sz w:val="24"/>
          <w:szCs w:val="24"/>
        </w:rPr>
        <w:t>16</w:t>
      </w:r>
      <w:r w:rsidRPr="002B3D85">
        <w:rPr>
          <w:rFonts w:ascii="Times New Roman" w:hAnsi="Times New Roman"/>
          <w:sz w:val="24"/>
          <w:szCs w:val="24"/>
        </w:rPr>
        <w:t>(3), 267–276.</w:t>
      </w:r>
    </w:p>
    <w:p w:rsidR="00A507A3" w:rsidRDefault="00A507A3" w:rsidP="00A507A3"/>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Nordenstrom, A., Servin, A., Bohlin, G., Larsson, A., &amp; Wedell, A. (2002). Sex-typed toy play behavior correlates with the degree of prenatal androgen exposure assessed by CYP21 genotype in girls with congenital adrenal hyperplasia. </w:t>
      </w:r>
      <w:r w:rsidRPr="002B3D85">
        <w:rPr>
          <w:rFonts w:ascii="Times New Roman" w:hAnsi="Times New Roman"/>
          <w:i/>
          <w:iCs/>
          <w:sz w:val="24"/>
          <w:szCs w:val="24"/>
        </w:rPr>
        <w:t>The Journal of Clinical Endocrinology &amp; Metabolism</w:t>
      </w:r>
      <w:r w:rsidRPr="002B3D85">
        <w:rPr>
          <w:rFonts w:ascii="Times New Roman" w:hAnsi="Times New Roman"/>
          <w:sz w:val="24"/>
          <w:szCs w:val="24"/>
        </w:rPr>
        <w:t xml:space="preserve">, </w:t>
      </w:r>
      <w:r w:rsidRPr="002B3D85">
        <w:rPr>
          <w:rFonts w:ascii="Times New Roman" w:hAnsi="Times New Roman"/>
          <w:i/>
          <w:iCs/>
          <w:sz w:val="24"/>
          <w:szCs w:val="24"/>
        </w:rPr>
        <w:t>87</w:t>
      </w:r>
      <w:r w:rsidRPr="002B3D85">
        <w:rPr>
          <w:rFonts w:ascii="Times New Roman" w:hAnsi="Times New Roman"/>
          <w:sz w:val="24"/>
          <w:szCs w:val="24"/>
        </w:rPr>
        <w:t>(11), 5119–5124.</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lastRenderedPageBreak/>
        <w:t xml:space="preserve">O’Brien, M., &amp; Huston, A. C. (1985). Development of sex-typed play behavior in toddlers. </w:t>
      </w:r>
      <w:r w:rsidRPr="002B3D85">
        <w:rPr>
          <w:rFonts w:ascii="Times New Roman" w:hAnsi="Times New Roman"/>
          <w:i/>
          <w:iCs/>
          <w:sz w:val="24"/>
          <w:szCs w:val="24"/>
        </w:rPr>
        <w:t>Developmental Psychology</w:t>
      </w:r>
      <w:r w:rsidRPr="002B3D85">
        <w:rPr>
          <w:rFonts w:ascii="Times New Roman" w:hAnsi="Times New Roman"/>
          <w:sz w:val="24"/>
          <w:szCs w:val="24"/>
        </w:rPr>
        <w:t xml:space="preserve">, </w:t>
      </w:r>
      <w:r w:rsidRPr="002B3D85">
        <w:rPr>
          <w:rFonts w:ascii="Times New Roman" w:hAnsi="Times New Roman"/>
          <w:i/>
          <w:iCs/>
          <w:sz w:val="24"/>
          <w:szCs w:val="24"/>
        </w:rPr>
        <w:t>21</w:t>
      </w:r>
      <w:r w:rsidRPr="002B3D85">
        <w:rPr>
          <w:rFonts w:ascii="Times New Roman" w:hAnsi="Times New Roman"/>
          <w:sz w:val="24"/>
          <w:szCs w:val="24"/>
        </w:rPr>
        <w:t>(5), 866.</w:t>
      </w:r>
    </w:p>
    <w:p w:rsidR="00C838B1" w:rsidRPr="002B3D85" w:rsidRDefault="00C838B1" w:rsidP="00C838B1">
      <w:pPr>
        <w:spacing w:line="480" w:lineRule="auto"/>
        <w:ind w:left="720" w:hanging="720"/>
      </w:pPr>
      <w:r w:rsidRPr="002B3D85">
        <w:rPr>
          <w:color w:val="333333"/>
        </w:rPr>
        <w:t xml:space="preserve">O'Brien, M., Huston, A. C., &amp; Risley, T. R. (1983). Sex-typed play of toddlers in a day care center. </w:t>
      </w:r>
      <w:r w:rsidRPr="002B3D85">
        <w:rPr>
          <w:i/>
          <w:color w:val="333333"/>
        </w:rPr>
        <w:t>Journal of Applied Developmental Psychology</w:t>
      </w:r>
      <w:r w:rsidRPr="002B3D85">
        <w:rPr>
          <w:color w:val="333333"/>
        </w:rPr>
        <w:t>, 4(1), 1-9.</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Pasterski, V. L., Geffner, M. E., Brain, C., Hindmarsh, P., Brook, C., &amp; Hines, M. (2005). Prenatal hormones and postnatal socialization by parents as determinants of male-typical toy play in girls with congenital adrenal hyperplasia. </w:t>
      </w:r>
      <w:r w:rsidRPr="002B3D85">
        <w:rPr>
          <w:rFonts w:ascii="Times New Roman" w:hAnsi="Times New Roman"/>
          <w:i/>
          <w:iCs/>
          <w:sz w:val="24"/>
          <w:szCs w:val="24"/>
        </w:rPr>
        <w:t>Child Development</w:t>
      </w:r>
      <w:r w:rsidRPr="002B3D85">
        <w:rPr>
          <w:rFonts w:ascii="Times New Roman" w:hAnsi="Times New Roman"/>
          <w:sz w:val="24"/>
          <w:szCs w:val="24"/>
        </w:rPr>
        <w:t xml:space="preserve">, </w:t>
      </w:r>
      <w:r w:rsidRPr="002B3D85">
        <w:rPr>
          <w:rFonts w:ascii="Times New Roman" w:hAnsi="Times New Roman"/>
          <w:i/>
          <w:iCs/>
          <w:sz w:val="24"/>
          <w:szCs w:val="24"/>
        </w:rPr>
        <w:t>76</w:t>
      </w:r>
      <w:r w:rsidRPr="002B3D85">
        <w:rPr>
          <w:rFonts w:ascii="Times New Roman" w:hAnsi="Times New Roman"/>
          <w:sz w:val="24"/>
          <w:szCs w:val="24"/>
        </w:rPr>
        <w:t>(1), 264–278.</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Quinn, P. C., &amp; Liben, L. S. (2008). A sex difference in mental rotation in young infants. </w:t>
      </w:r>
      <w:r w:rsidRPr="002B3D85">
        <w:rPr>
          <w:rFonts w:ascii="Times New Roman" w:hAnsi="Times New Roman"/>
          <w:i/>
          <w:iCs/>
          <w:sz w:val="24"/>
          <w:szCs w:val="24"/>
        </w:rPr>
        <w:t>Psychological Science</w:t>
      </w:r>
      <w:r w:rsidRPr="002B3D85">
        <w:rPr>
          <w:rFonts w:ascii="Times New Roman" w:hAnsi="Times New Roman"/>
          <w:sz w:val="24"/>
          <w:szCs w:val="24"/>
        </w:rPr>
        <w:t xml:space="preserve">, </w:t>
      </w:r>
      <w:r w:rsidRPr="002B3D85">
        <w:rPr>
          <w:rFonts w:ascii="Times New Roman" w:hAnsi="Times New Roman"/>
          <w:i/>
          <w:iCs/>
          <w:sz w:val="24"/>
          <w:szCs w:val="24"/>
        </w:rPr>
        <w:t>19</w:t>
      </w:r>
      <w:r w:rsidRPr="002B3D85">
        <w:rPr>
          <w:rFonts w:ascii="Times New Roman" w:hAnsi="Times New Roman"/>
          <w:sz w:val="24"/>
          <w:szCs w:val="24"/>
        </w:rPr>
        <w:t>(11), 1067–1070.</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Quinn, P. C., &amp; Liben, L. S. (2014). A sex difference in mental rotation in infants: convergent evidence. </w:t>
      </w:r>
      <w:r w:rsidRPr="002B3D85">
        <w:rPr>
          <w:rFonts w:ascii="Times New Roman" w:hAnsi="Times New Roman"/>
          <w:i/>
          <w:iCs/>
          <w:sz w:val="24"/>
          <w:szCs w:val="24"/>
        </w:rPr>
        <w:t>Infancy</w:t>
      </w:r>
      <w:r w:rsidRPr="002B3D85">
        <w:rPr>
          <w:rFonts w:ascii="Times New Roman" w:hAnsi="Times New Roman"/>
          <w:sz w:val="24"/>
          <w:szCs w:val="24"/>
        </w:rPr>
        <w:t xml:space="preserve">, </w:t>
      </w:r>
      <w:r w:rsidRPr="002B3D85">
        <w:rPr>
          <w:rFonts w:ascii="Times New Roman" w:hAnsi="Times New Roman"/>
          <w:i/>
          <w:iCs/>
          <w:sz w:val="24"/>
          <w:szCs w:val="24"/>
        </w:rPr>
        <w:t>19</w:t>
      </w:r>
      <w:r w:rsidRPr="002B3D85">
        <w:rPr>
          <w:rFonts w:ascii="Times New Roman" w:hAnsi="Times New Roman"/>
          <w:sz w:val="24"/>
          <w:szCs w:val="24"/>
        </w:rPr>
        <w:t>(1), 103–116.</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Quinn, P. C., Yahr, J., Kuhn, A., Slater, A. M., &amp; Pascalis, O. (2002). Representation of the gender of human faces by infants: A preference for female. </w:t>
      </w:r>
      <w:r w:rsidRPr="002B3D85">
        <w:rPr>
          <w:rFonts w:ascii="Times New Roman" w:hAnsi="Times New Roman"/>
          <w:i/>
          <w:iCs/>
          <w:sz w:val="24"/>
          <w:szCs w:val="24"/>
        </w:rPr>
        <w:t>PERCEPTION-LONDON-</w:t>
      </w:r>
      <w:r w:rsidRPr="002B3D85">
        <w:rPr>
          <w:rFonts w:ascii="Times New Roman" w:hAnsi="Times New Roman"/>
          <w:sz w:val="24"/>
          <w:szCs w:val="24"/>
        </w:rPr>
        <w:t xml:space="preserve">, </w:t>
      </w:r>
      <w:r w:rsidRPr="002B3D85">
        <w:rPr>
          <w:rFonts w:ascii="Times New Roman" w:hAnsi="Times New Roman"/>
          <w:i/>
          <w:iCs/>
          <w:sz w:val="24"/>
          <w:szCs w:val="24"/>
        </w:rPr>
        <w:t>31</w:t>
      </w:r>
      <w:r w:rsidRPr="002B3D85">
        <w:rPr>
          <w:rFonts w:ascii="Times New Roman" w:hAnsi="Times New Roman"/>
          <w:sz w:val="24"/>
          <w:szCs w:val="24"/>
        </w:rPr>
        <w:t>(9), 1109–1122.</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Roopnarine, J. L. (1986). Mothers’ and fathers’ behaviors toward the toy play of their infant sons and daughters. </w:t>
      </w:r>
      <w:r w:rsidRPr="002B3D85">
        <w:rPr>
          <w:rFonts w:ascii="Times New Roman" w:hAnsi="Times New Roman"/>
          <w:i/>
          <w:iCs/>
          <w:sz w:val="24"/>
          <w:szCs w:val="24"/>
        </w:rPr>
        <w:t>Sex Roles</w:t>
      </w:r>
      <w:r w:rsidRPr="002B3D85">
        <w:rPr>
          <w:rFonts w:ascii="Times New Roman" w:hAnsi="Times New Roman"/>
          <w:sz w:val="24"/>
          <w:szCs w:val="24"/>
        </w:rPr>
        <w:t xml:space="preserve">, </w:t>
      </w:r>
      <w:r w:rsidRPr="002B3D85">
        <w:rPr>
          <w:rFonts w:ascii="Times New Roman" w:hAnsi="Times New Roman"/>
          <w:i/>
          <w:iCs/>
          <w:sz w:val="24"/>
          <w:szCs w:val="24"/>
        </w:rPr>
        <w:t>14</w:t>
      </w:r>
      <w:r w:rsidRPr="002B3D85">
        <w:rPr>
          <w:rFonts w:ascii="Times New Roman" w:hAnsi="Times New Roman"/>
          <w:sz w:val="24"/>
          <w:szCs w:val="24"/>
        </w:rPr>
        <w:t>(1-2), 59–68.</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Rubin, J. Z., Provenzano, F. J., &amp; Luria, Z. (1974). The eye of the beholder: Parents’ views on sex of newborns. </w:t>
      </w:r>
      <w:r w:rsidRPr="002B3D85">
        <w:rPr>
          <w:rFonts w:ascii="Times New Roman" w:hAnsi="Times New Roman"/>
          <w:i/>
          <w:iCs/>
          <w:sz w:val="24"/>
          <w:szCs w:val="24"/>
        </w:rPr>
        <w:t>American Journal of Orthopsychiatry</w:t>
      </w:r>
      <w:r w:rsidRPr="002B3D85">
        <w:rPr>
          <w:rFonts w:ascii="Times New Roman" w:hAnsi="Times New Roman"/>
          <w:sz w:val="24"/>
          <w:szCs w:val="24"/>
        </w:rPr>
        <w:t xml:space="preserve">, </w:t>
      </w:r>
      <w:r w:rsidRPr="002B3D85">
        <w:rPr>
          <w:rFonts w:ascii="Times New Roman" w:hAnsi="Times New Roman"/>
          <w:i/>
          <w:iCs/>
          <w:sz w:val="24"/>
          <w:szCs w:val="24"/>
        </w:rPr>
        <w:t>44</w:t>
      </w:r>
      <w:r w:rsidRPr="002B3D85">
        <w:rPr>
          <w:rFonts w:ascii="Times New Roman" w:hAnsi="Times New Roman"/>
          <w:sz w:val="24"/>
          <w:szCs w:val="24"/>
        </w:rPr>
        <w:t>(4), 512.</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Rust, J., Golombok, S., Hines, M., Johnston, K., Golding, J., Team, A. S., et al. (2000). The role of brothers and sisters in the gender development of preschool children. </w:t>
      </w:r>
      <w:r w:rsidRPr="002B3D85">
        <w:rPr>
          <w:rFonts w:ascii="Times New Roman" w:hAnsi="Times New Roman"/>
          <w:i/>
          <w:iCs/>
          <w:sz w:val="24"/>
          <w:szCs w:val="24"/>
        </w:rPr>
        <w:t>Journal of Experimental Child Psychology</w:t>
      </w:r>
      <w:r w:rsidRPr="002B3D85">
        <w:rPr>
          <w:rFonts w:ascii="Times New Roman" w:hAnsi="Times New Roman"/>
          <w:sz w:val="24"/>
          <w:szCs w:val="24"/>
        </w:rPr>
        <w:t xml:space="preserve">, </w:t>
      </w:r>
      <w:r w:rsidRPr="002B3D85">
        <w:rPr>
          <w:rFonts w:ascii="Times New Roman" w:hAnsi="Times New Roman"/>
          <w:i/>
          <w:iCs/>
          <w:sz w:val="24"/>
          <w:szCs w:val="24"/>
        </w:rPr>
        <w:t>77</w:t>
      </w:r>
      <w:r w:rsidRPr="002B3D85">
        <w:rPr>
          <w:rFonts w:ascii="Times New Roman" w:hAnsi="Times New Roman"/>
          <w:sz w:val="24"/>
          <w:szCs w:val="24"/>
        </w:rPr>
        <w:t>(4), 292–303.</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Schau, C. G., Kahn, L., Diepold, J. H., &amp; Cherry, F. (1980). The relationships of parental expectations and preschool children’s verbal sex typing to their sex-typed toy play behavior. </w:t>
      </w:r>
      <w:r w:rsidRPr="002B3D85">
        <w:rPr>
          <w:rFonts w:ascii="Times New Roman" w:hAnsi="Times New Roman"/>
          <w:i/>
          <w:iCs/>
          <w:sz w:val="24"/>
          <w:szCs w:val="24"/>
        </w:rPr>
        <w:t>Child Development</w:t>
      </w:r>
      <w:r w:rsidRPr="002B3D85">
        <w:rPr>
          <w:rFonts w:ascii="Times New Roman" w:hAnsi="Times New Roman"/>
          <w:sz w:val="24"/>
          <w:szCs w:val="24"/>
        </w:rPr>
        <w:t>, 266–270.</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lastRenderedPageBreak/>
        <w:t xml:space="preserve">Schwartz, S. H., &amp; Rubel-Lifschitz, T. (2009). Cross-national variation in the size of sex differences in values: effects of gender equality. </w:t>
      </w:r>
      <w:r w:rsidRPr="002B3D85">
        <w:rPr>
          <w:rFonts w:ascii="Times New Roman" w:hAnsi="Times New Roman"/>
          <w:i/>
          <w:iCs/>
          <w:sz w:val="24"/>
          <w:szCs w:val="24"/>
        </w:rPr>
        <w:t>Journal of Personality and Social Psychology</w:t>
      </w:r>
      <w:r w:rsidRPr="002B3D85">
        <w:rPr>
          <w:rFonts w:ascii="Times New Roman" w:hAnsi="Times New Roman"/>
          <w:sz w:val="24"/>
          <w:szCs w:val="24"/>
        </w:rPr>
        <w:t xml:space="preserve">, </w:t>
      </w:r>
      <w:r w:rsidRPr="002B3D85">
        <w:rPr>
          <w:rFonts w:ascii="Times New Roman" w:hAnsi="Times New Roman"/>
          <w:i/>
          <w:iCs/>
          <w:sz w:val="24"/>
          <w:szCs w:val="24"/>
        </w:rPr>
        <w:t>97</w:t>
      </w:r>
      <w:r w:rsidRPr="002B3D85">
        <w:rPr>
          <w:rFonts w:ascii="Times New Roman" w:hAnsi="Times New Roman"/>
          <w:sz w:val="24"/>
          <w:szCs w:val="24"/>
        </w:rPr>
        <w:t>(1), 171.</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Schweinle, A., &amp; Wilcox, T. (2004). Sex differences in infants’ ability to represent complex event sequences. </w:t>
      </w:r>
      <w:r w:rsidRPr="002B3D85">
        <w:rPr>
          <w:rFonts w:ascii="Times New Roman" w:hAnsi="Times New Roman"/>
          <w:i/>
          <w:iCs/>
          <w:sz w:val="24"/>
          <w:szCs w:val="24"/>
        </w:rPr>
        <w:t>Infancy</w:t>
      </w:r>
      <w:r w:rsidRPr="002B3D85">
        <w:rPr>
          <w:rFonts w:ascii="Times New Roman" w:hAnsi="Times New Roman"/>
          <w:sz w:val="24"/>
          <w:szCs w:val="24"/>
        </w:rPr>
        <w:t xml:space="preserve">, </w:t>
      </w:r>
      <w:r w:rsidRPr="002B3D85">
        <w:rPr>
          <w:rFonts w:ascii="Times New Roman" w:hAnsi="Times New Roman"/>
          <w:i/>
          <w:iCs/>
          <w:sz w:val="24"/>
          <w:szCs w:val="24"/>
        </w:rPr>
        <w:t>6</w:t>
      </w:r>
      <w:r w:rsidRPr="002B3D85">
        <w:rPr>
          <w:rFonts w:ascii="Times New Roman" w:hAnsi="Times New Roman"/>
          <w:sz w:val="24"/>
          <w:szCs w:val="24"/>
        </w:rPr>
        <w:t>(3), 333–359.</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Serbin, L. A., Connor, J. M., Burchardt, C. J., &amp; Citron, C. C. (1979). Effects of peer presence on sex-typing of children’s play behavior. </w:t>
      </w:r>
      <w:r w:rsidRPr="002B3D85">
        <w:rPr>
          <w:rFonts w:ascii="Times New Roman" w:hAnsi="Times New Roman"/>
          <w:i/>
          <w:iCs/>
          <w:sz w:val="24"/>
          <w:szCs w:val="24"/>
        </w:rPr>
        <w:t>Journal of Experimental Child Psychology</w:t>
      </w:r>
      <w:r w:rsidRPr="002B3D85">
        <w:rPr>
          <w:rFonts w:ascii="Times New Roman" w:hAnsi="Times New Roman"/>
          <w:sz w:val="24"/>
          <w:szCs w:val="24"/>
        </w:rPr>
        <w:t xml:space="preserve">, </w:t>
      </w:r>
      <w:r w:rsidRPr="002B3D85">
        <w:rPr>
          <w:rFonts w:ascii="Times New Roman" w:hAnsi="Times New Roman"/>
          <w:i/>
          <w:iCs/>
          <w:sz w:val="24"/>
          <w:szCs w:val="24"/>
        </w:rPr>
        <w:t>27</w:t>
      </w:r>
      <w:r w:rsidRPr="002B3D85">
        <w:rPr>
          <w:rFonts w:ascii="Times New Roman" w:hAnsi="Times New Roman"/>
          <w:sz w:val="24"/>
          <w:szCs w:val="24"/>
        </w:rPr>
        <w:t>(2), 303–309.</w:t>
      </w:r>
    </w:p>
    <w:p w:rsidR="00C838B1" w:rsidRPr="002B3D85" w:rsidRDefault="00C838B1" w:rsidP="00C838B1">
      <w:pPr>
        <w:pStyle w:val="Bibliography"/>
        <w:rPr>
          <w:rFonts w:ascii="Times New Roman" w:hAnsi="Times New Roman"/>
          <w:color w:val="333333"/>
          <w:sz w:val="24"/>
          <w:szCs w:val="24"/>
        </w:rPr>
      </w:pPr>
      <w:r w:rsidRPr="002B3D85">
        <w:rPr>
          <w:rFonts w:ascii="Times New Roman" w:hAnsi="Times New Roman"/>
          <w:color w:val="333333"/>
          <w:sz w:val="24"/>
          <w:szCs w:val="24"/>
        </w:rPr>
        <w:t xml:space="preserve">Serbin, L. A., Connor, J. M., &amp; Citron, C. C. (1981). Sex-differentiated free play behavior: Effects of teacher modeling, location, and gender. </w:t>
      </w:r>
      <w:r w:rsidRPr="002B3D85">
        <w:rPr>
          <w:rFonts w:ascii="Times New Roman" w:hAnsi="Times New Roman"/>
          <w:i/>
          <w:color w:val="333333"/>
          <w:sz w:val="24"/>
          <w:szCs w:val="24"/>
        </w:rPr>
        <w:t>Developmental Psychology</w:t>
      </w:r>
      <w:r w:rsidRPr="002B3D85">
        <w:rPr>
          <w:rFonts w:ascii="Times New Roman" w:hAnsi="Times New Roman"/>
          <w:color w:val="333333"/>
          <w:sz w:val="24"/>
          <w:szCs w:val="24"/>
        </w:rPr>
        <w:t>, 17(5), 640-646</w:t>
      </w:r>
    </w:p>
    <w:p w:rsidR="00C838B1" w:rsidRPr="002B3D85" w:rsidRDefault="00C838B1" w:rsidP="00C838B1">
      <w:pPr>
        <w:spacing w:line="480" w:lineRule="auto"/>
        <w:ind w:left="720" w:hanging="720"/>
        <w:rPr>
          <w:color w:val="333333"/>
        </w:rPr>
      </w:pPr>
      <w:r w:rsidRPr="002B3D85">
        <w:rPr>
          <w:color w:val="333333"/>
        </w:rPr>
        <w:t xml:space="preserve">Serbin, L. A., Poulin-Dubois, D., Colburne, K. A., Sen, M. G., &amp; Eichstedt, J. A. (2001). Gender stereotyping in infancy: Visual preferences for and knowledge of gender-stereotyped toys in the second year. </w:t>
      </w:r>
      <w:r w:rsidRPr="002B3D85">
        <w:rPr>
          <w:i/>
          <w:color w:val="333333"/>
        </w:rPr>
        <w:t>International Journal of Behavioral Development</w:t>
      </w:r>
      <w:r w:rsidRPr="002B3D85">
        <w:rPr>
          <w:color w:val="333333"/>
        </w:rPr>
        <w:t xml:space="preserve">, 25(1), 7-15. </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Servin, A., Bohlin, G., &amp; Berlin, L. (1999). Sex differences in 1-, 3-, and 5-year-olds’ toy-choice in a structured play-session. </w:t>
      </w:r>
      <w:r w:rsidRPr="002B3D85">
        <w:rPr>
          <w:rFonts w:ascii="Times New Roman" w:hAnsi="Times New Roman"/>
          <w:i/>
          <w:iCs/>
          <w:sz w:val="24"/>
          <w:szCs w:val="24"/>
        </w:rPr>
        <w:t>Scandinavian Journal of Psychology</w:t>
      </w:r>
      <w:r w:rsidRPr="002B3D85">
        <w:rPr>
          <w:rFonts w:ascii="Times New Roman" w:hAnsi="Times New Roman"/>
          <w:sz w:val="24"/>
          <w:szCs w:val="24"/>
        </w:rPr>
        <w:t xml:space="preserve">, </w:t>
      </w:r>
      <w:r w:rsidRPr="002B3D85">
        <w:rPr>
          <w:rFonts w:ascii="Times New Roman" w:hAnsi="Times New Roman"/>
          <w:i/>
          <w:iCs/>
          <w:sz w:val="24"/>
          <w:szCs w:val="24"/>
        </w:rPr>
        <w:t>40</w:t>
      </w:r>
      <w:r w:rsidRPr="002B3D85">
        <w:rPr>
          <w:rFonts w:ascii="Times New Roman" w:hAnsi="Times New Roman"/>
          <w:sz w:val="24"/>
          <w:szCs w:val="24"/>
        </w:rPr>
        <w:t>(1), 43–48.</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Servin, A., Nordenström, A., Larsson, A., &amp; Bohlin, G. (2003). Prenatal androgens and gender-typed behavior: a study of girls with mild and severe forms of congenital adrenal hyperplasia. </w:t>
      </w:r>
      <w:r w:rsidRPr="002B3D85">
        <w:rPr>
          <w:rFonts w:ascii="Times New Roman" w:hAnsi="Times New Roman"/>
          <w:i/>
          <w:iCs/>
          <w:sz w:val="24"/>
          <w:szCs w:val="24"/>
        </w:rPr>
        <w:t>Developmental Psychology</w:t>
      </w:r>
      <w:r w:rsidRPr="002B3D85">
        <w:rPr>
          <w:rFonts w:ascii="Times New Roman" w:hAnsi="Times New Roman"/>
          <w:sz w:val="24"/>
          <w:szCs w:val="24"/>
        </w:rPr>
        <w:t xml:space="preserve">, </w:t>
      </w:r>
      <w:r w:rsidRPr="002B3D85">
        <w:rPr>
          <w:rFonts w:ascii="Times New Roman" w:hAnsi="Times New Roman"/>
          <w:i/>
          <w:iCs/>
          <w:sz w:val="24"/>
          <w:szCs w:val="24"/>
        </w:rPr>
        <w:t>39</w:t>
      </w:r>
      <w:r w:rsidRPr="002B3D85">
        <w:rPr>
          <w:rFonts w:ascii="Times New Roman" w:hAnsi="Times New Roman"/>
          <w:sz w:val="24"/>
          <w:szCs w:val="24"/>
        </w:rPr>
        <w:t>(3), 440.</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Shell, R., &amp; Eisenberg, N. (1990). The role of peers’ gender in children’s naturally occurring interest in toys. </w:t>
      </w:r>
      <w:r w:rsidRPr="002B3D85">
        <w:rPr>
          <w:rFonts w:ascii="Times New Roman" w:hAnsi="Times New Roman"/>
          <w:i/>
          <w:iCs/>
          <w:sz w:val="24"/>
          <w:szCs w:val="24"/>
        </w:rPr>
        <w:t>International Journal of Behavioral Development</w:t>
      </w:r>
      <w:r w:rsidRPr="002B3D85">
        <w:rPr>
          <w:rFonts w:ascii="Times New Roman" w:hAnsi="Times New Roman"/>
          <w:sz w:val="24"/>
          <w:szCs w:val="24"/>
        </w:rPr>
        <w:t xml:space="preserve">, </w:t>
      </w:r>
      <w:r w:rsidRPr="002B3D85">
        <w:rPr>
          <w:rFonts w:ascii="Times New Roman" w:hAnsi="Times New Roman"/>
          <w:i/>
          <w:iCs/>
          <w:sz w:val="24"/>
          <w:szCs w:val="24"/>
        </w:rPr>
        <w:t>13</w:t>
      </w:r>
      <w:r w:rsidRPr="002B3D85">
        <w:rPr>
          <w:rFonts w:ascii="Times New Roman" w:hAnsi="Times New Roman"/>
          <w:sz w:val="24"/>
          <w:szCs w:val="24"/>
        </w:rPr>
        <w:t>(3), 373–388.</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lastRenderedPageBreak/>
        <w:t xml:space="preserve">Signorella, M. L., Bigler, R. S., &amp; Liben, L. S. (1993). Developmental Differences in Children′ s Gender Schemata about Others: A Meta-analytic Review. </w:t>
      </w:r>
      <w:r w:rsidRPr="002B3D85">
        <w:rPr>
          <w:rFonts w:ascii="Times New Roman" w:hAnsi="Times New Roman"/>
          <w:i/>
          <w:iCs/>
          <w:sz w:val="24"/>
          <w:szCs w:val="24"/>
        </w:rPr>
        <w:t>Developmental Review</w:t>
      </w:r>
      <w:r w:rsidRPr="002B3D85">
        <w:rPr>
          <w:rFonts w:ascii="Times New Roman" w:hAnsi="Times New Roman"/>
          <w:sz w:val="24"/>
          <w:szCs w:val="24"/>
        </w:rPr>
        <w:t xml:space="preserve">, </w:t>
      </w:r>
      <w:r w:rsidRPr="002B3D85">
        <w:rPr>
          <w:rFonts w:ascii="Times New Roman" w:hAnsi="Times New Roman"/>
          <w:i/>
          <w:iCs/>
          <w:sz w:val="24"/>
          <w:szCs w:val="24"/>
        </w:rPr>
        <w:t>13</w:t>
      </w:r>
      <w:r w:rsidRPr="002B3D85">
        <w:rPr>
          <w:rFonts w:ascii="Times New Roman" w:hAnsi="Times New Roman"/>
          <w:sz w:val="24"/>
          <w:szCs w:val="24"/>
        </w:rPr>
        <w:t>(2), 147–183.</w:t>
      </w:r>
    </w:p>
    <w:p w:rsidR="00C838B1" w:rsidRPr="002B3D85" w:rsidRDefault="00C838B1" w:rsidP="00C838B1">
      <w:pPr>
        <w:spacing w:line="480" w:lineRule="auto"/>
        <w:ind w:left="720" w:hanging="720"/>
      </w:pPr>
      <w:r w:rsidRPr="002B3D85">
        <w:rPr>
          <w:color w:val="333333"/>
        </w:rPr>
        <w:t xml:space="preserve">Slaby, R. G., &amp; Frey, K. S. (1975). Development of gender constancy and selective attention to same-sex models. </w:t>
      </w:r>
      <w:r w:rsidRPr="002B3D85">
        <w:rPr>
          <w:i/>
          <w:color w:val="333333"/>
        </w:rPr>
        <w:t>Child Development</w:t>
      </w:r>
      <w:r w:rsidRPr="002B3D85">
        <w:rPr>
          <w:color w:val="333333"/>
        </w:rPr>
        <w:t>, 46(4), 849-856.</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Smith, P. K., &amp; Daglish, L. (1977). Sex differences in parent and infant behavior in the home. </w:t>
      </w:r>
      <w:r w:rsidRPr="002B3D85">
        <w:rPr>
          <w:rFonts w:ascii="Times New Roman" w:hAnsi="Times New Roman"/>
          <w:i/>
          <w:iCs/>
          <w:sz w:val="24"/>
          <w:szCs w:val="24"/>
        </w:rPr>
        <w:t>Child Development</w:t>
      </w:r>
      <w:r w:rsidRPr="002B3D85">
        <w:rPr>
          <w:rFonts w:ascii="Times New Roman" w:hAnsi="Times New Roman"/>
          <w:sz w:val="24"/>
          <w:szCs w:val="24"/>
        </w:rPr>
        <w:t>, 1250–1254.</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Snow, M. E., Jacklin, C. N., &amp; Maccoby, E. E. (1983). Sex-of-child differences in father-child interaction at one year of age. </w:t>
      </w:r>
      <w:r w:rsidRPr="002B3D85">
        <w:rPr>
          <w:rFonts w:ascii="Times New Roman" w:hAnsi="Times New Roman"/>
          <w:i/>
          <w:iCs/>
          <w:sz w:val="24"/>
          <w:szCs w:val="24"/>
        </w:rPr>
        <w:t>Child Development</w:t>
      </w:r>
      <w:r w:rsidRPr="002B3D85">
        <w:rPr>
          <w:rFonts w:ascii="Times New Roman" w:hAnsi="Times New Roman"/>
          <w:sz w:val="24"/>
          <w:szCs w:val="24"/>
        </w:rPr>
        <w:t>, 227–232.</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Spelke, E. S. (2005). Sex differences in intrinsic aptitude for mathematics and science?: a critical review. </w:t>
      </w:r>
      <w:r w:rsidRPr="002B3D85">
        <w:rPr>
          <w:rFonts w:ascii="Times New Roman" w:hAnsi="Times New Roman"/>
          <w:i/>
          <w:iCs/>
          <w:sz w:val="24"/>
          <w:szCs w:val="24"/>
        </w:rPr>
        <w:t>American Psychologist</w:t>
      </w:r>
      <w:r w:rsidRPr="002B3D85">
        <w:rPr>
          <w:rFonts w:ascii="Times New Roman" w:hAnsi="Times New Roman"/>
          <w:sz w:val="24"/>
          <w:szCs w:val="24"/>
        </w:rPr>
        <w:t xml:space="preserve">, </w:t>
      </w:r>
      <w:r w:rsidRPr="002B3D85">
        <w:rPr>
          <w:rFonts w:ascii="Times New Roman" w:hAnsi="Times New Roman"/>
          <w:i/>
          <w:iCs/>
          <w:sz w:val="24"/>
          <w:szCs w:val="24"/>
        </w:rPr>
        <w:t>60</w:t>
      </w:r>
      <w:r w:rsidRPr="002B3D85">
        <w:rPr>
          <w:rFonts w:ascii="Times New Roman" w:hAnsi="Times New Roman"/>
          <w:sz w:val="24"/>
          <w:szCs w:val="24"/>
        </w:rPr>
        <w:t>(9), 950.</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Table 4: Gender Inequality Index | Human Development Reports. (n.d.). Retrieved June 10, 2015, from http://hdr.undp.org/en/content/table-4-gender-inequality-index</w:t>
      </w:r>
    </w:p>
    <w:p w:rsidR="00C838B1" w:rsidRDefault="00C838B1" w:rsidP="00C838B1">
      <w:pPr>
        <w:pStyle w:val="Bibliography"/>
      </w:pPr>
      <w:r>
        <w:t>Todd, B. K., Barry, J. A., &amp; Thomason, S. A. O. (2016). Preferences for ‘Gender-typed’ toys in boys and girls aged 9 to 32 months: Young children's ‘Gender-typed’ toy preferences.</w:t>
      </w:r>
      <w:r>
        <w:rPr>
          <w:i/>
          <w:iCs/>
        </w:rPr>
        <w:t xml:space="preserve"> Infant and Child Development, </w:t>
      </w:r>
      <w:r>
        <w:t>doi:10.1002/icd.1986</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Touwen, B. C. L. (1976). </w:t>
      </w:r>
      <w:r w:rsidRPr="002B3D85">
        <w:rPr>
          <w:rFonts w:ascii="Times New Roman" w:hAnsi="Times New Roman"/>
          <w:i/>
          <w:iCs/>
          <w:sz w:val="24"/>
          <w:szCs w:val="24"/>
        </w:rPr>
        <w:t>Neurological development in infancy</w:t>
      </w:r>
      <w:r w:rsidRPr="002B3D85">
        <w:rPr>
          <w:rFonts w:ascii="Times New Roman" w:hAnsi="Times New Roman"/>
          <w:sz w:val="24"/>
          <w:szCs w:val="24"/>
        </w:rPr>
        <w:t xml:space="preserve"> (Vol. 58). Heinemann Educational Books.</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Trautner, H. M., Ruble, D. N., Cyphers, L., Kirsten, B., Behrendt, R., &amp; Hartmann, P. (2005). Rigidity and flexibility of gender stereotypes in childhood: Developmental or differential? </w:t>
      </w:r>
      <w:r w:rsidRPr="002B3D85">
        <w:rPr>
          <w:rFonts w:ascii="Times New Roman" w:hAnsi="Times New Roman"/>
          <w:i/>
          <w:iCs/>
          <w:sz w:val="24"/>
          <w:szCs w:val="24"/>
        </w:rPr>
        <w:t>Infant and Child Development</w:t>
      </w:r>
      <w:r w:rsidRPr="002B3D85">
        <w:rPr>
          <w:rFonts w:ascii="Times New Roman" w:hAnsi="Times New Roman"/>
          <w:sz w:val="24"/>
          <w:szCs w:val="24"/>
        </w:rPr>
        <w:t xml:space="preserve">, </w:t>
      </w:r>
      <w:r w:rsidRPr="002B3D85">
        <w:rPr>
          <w:rFonts w:ascii="Times New Roman" w:hAnsi="Times New Roman"/>
          <w:i/>
          <w:iCs/>
          <w:sz w:val="24"/>
          <w:szCs w:val="24"/>
        </w:rPr>
        <w:t>14</w:t>
      </w:r>
      <w:r w:rsidRPr="002B3D85">
        <w:rPr>
          <w:rFonts w:ascii="Times New Roman" w:hAnsi="Times New Roman"/>
          <w:sz w:val="24"/>
          <w:szCs w:val="24"/>
        </w:rPr>
        <w:t>(4), 365–381.</w:t>
      </w:r>
    </w:p>
    <w:p w:rsidR="00C838B1"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Turner, P. J., &amp; Gervai, J. (1995). A multidimensional study of gender typing in preschool children and their parents: Personality, attitudes, preferences, behavior, and cultural differences. </w:t>
      </w:r>
      <w:r w:rsidRPr="002B3D85">
        <w:rPr>
          <w:rFonts w:ascii="Times New Roman" w:hAnsi="Times New Roman"/>
          <w:i/>
          <w:iCs/>
          <w:sz w:val="24"/>
          <w:szCs w:val="24"/>
        </w:rPr>
        <w:t>Developmental Psychology</w:t>
      </w:r>
      <w:r w:rsidRPr="002B3D85">
        <w:rPr>
          <w:rFonts w:ascii="Times New Roman" w:hAnsi="Times New Roman"/>
          <w:sz w:val="24"/>
          <w:szCs w:val="24"/>
        </w:rPr>
        <w:t xml:space="preserve">, </w:t>
      </w:r>
      <w:r w:rsidRPr="002B3D85">
        <w:rPr>
          <w:rFonts w:ascii="Times New Roman" w:hAnsi="Times New Roman"/>
          <w:i/>
          <w:iCs/>
          <w:sz w:val="24"/>
          <w:szCs w:val="24"/>
        </w:rPr>
        <w:t>31</w:t>
      </w:r>
      <w:r w:rsidRPr="002B3D85">
        <w:rPr>
          <w:rFonts w:ascii="Times New Roman" w:hAnsi="Times New Roman"/>
          <w:sz w:val="24"/>
          <w:szCs w:val="24"/>
        </w:rPr>
        <w:t>(5), 759.</w:t>
      </w:r>
    </w:p>
    <w:p w:rsidR="00B7700F" w:rsidRDefault="00B7700F" w:rsidP="00B7700F">
      <w:pPr>
        <w:autoSpaceDE w:val="0"/>
        <w:autoSpaceDN w:val="0"/>
        <w:adjustRightInd w:val="0"/>
        <w:spacing w:line="480" w:lineRule="auto"/>
        <w:ind w:left="720" w:hanging="720"/>
        <w:rPr>
          <w:rFonts w:ascii="TimesNewRomanPSMT" w:hAnsi="TimesNewRomanPSMT" w:cs="TimesNewRomanPSMT"/>
          <w:lang w:val="en-US" w:eastAsia="en-US"/>
        </w:rPr>
      </w:pPr>
      <w:r>
        <w:rPr>
          <w:rFonts w:ascii="TimesNewRomanPSMT" w:hAnsi="TimesNewRomanPSMT" w:cs="TimesNewRomanPSMT"/>
          <w:lang w:val="en-US" w:eastAsia="en-US"/>
        </w:rPr>
        <w:lastRenderedPageBreak/>
        <w:t xml:space="preserve">Turner, P. J., Gervai, J., &amp; Hinde, R. A. (1993). Gender-typing in young children: Preferences, behaviour, and cultural differences. </w:t>
      </w:r>
      <w:r>
        <w:rPr>
          <w:rFonts w:ascii="TimesNewRomanPS-ItalicMT" w:hAnsi="TimesNewRomanPS-ItalicMT" w:cs="TimesNewRomanPS-ItalicMT"/>
          <w:i/>
          <w:iCs/>
          <w:lang w:val="en-US" w:eastAsia="en-US"/>
        </w:rPr>
        <w:t>British Journal of Developmental Psychology, 11</w:t>
      </w:r>
      <w:r>
        <w:rPr>
          <w:rFonts w:ascii="TimesNewRomanPSMT" w:hAnsi="TimesNewRomanPSMT" w:cs="TimesNewRomanPSMT"/>
          <w:lang w:val="en-US" w:eastAsia="en-US"/>
        </w:rPr>
        <w:t>, 323-342.</w:t>
      </w:r>
    </w:p>
    <w:p w:rsidR="00B7700F" w:rsidRPr="00B7700F" w:rsidRDefault="00B7700F" w:rsidP="00B7700F">
      <w:pPr>
        <w:rPr>
          <w:lang w:eastAsia="en-US" w:bidi="en-US"/>
        </w:rPr>
      </w:pP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Van de Beek, C., van Goozen, S. H., Buitelaar, J. K., &amp; Cohen-Kettenis, P. T. (2009). Prenatal sex hormones (maternal and amniotic fluid) and gender-related play behavior in 13-month-old infants. </w:t>
      </w:r>
      <w:r w:rsidRPr="002B3D85">
        <w:rPr>
          <w:rFonts w:ascii="Times New Roman" w:hAnsi="Times New Roman"/>
          <w:i/>
          <w:iCs/>
          <w:sz w:val="24"/>
          <w:szCs w:val="24"/>
        </w:rPr>
        <w:t>Archives of Sexual Behavior</w:t>
      </w:r>
      <w:r w:rsidRPr="002B3D85">
        <w:rPr>
          <w:rFonts w:ascii="Times New Roman" w:hAnsi="Times New Roman"/>
          <w:sz w:val="24"/>
          <w:szCs w:val="24"/>
        </w:rPr>
        <w:t xml:space="preserve">, </w:t>
      </w:r>
      <w:r w:rsidRPr="002B3D85">
        <w:rPr>
          <w:rFonts w:ascii="Times New Roman" w:hAnsi="Times New Roman"/>
          <w:i/>
          <w:iCs/>
          <w:sz w:val="24"/>
          <w:szCs w:val="24"/>
        </w:rPr>
        <w:t>38</w:t>
      </w:r>
      <w:r w:rsidRPr="002B3D85">
        <w:rPr>
          <w:rFonts w:ascii="Times New Roman" w:hAnsi="Times New Roman"/>
          <w:sz w:val="24"/>
          <w:szCs w:val="24"/>
        </w:rPr>
        <w:t>(1), 6–15.</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Vygotsky, L. S. (1978). </w:t>
      </w:r>
      <w:r w:rsidRPr="002B3D85">
        <w:rPr>
          <w:rFonts w:ascii="Times New Roman" w:hAnsi="Times New Roman"/>
          <w:i/>
          <w:iCs/>
          <w:sz w:val="24"/>
          <w:szCs w:val="24"/>
        </w:rPr>
        <w:t>Mind and Society: the Development of Higher Mental Processes,(edited by Cole, M., et. al)</w:t>
      </w:r>
      <w:r w:rsidRPr="002B3D85">
        <w:rPr>
          <w:rFonts w:ascii="Times New Roman" w:hAnsi="Times New Roman"/>
          <w:sz w:val="24"/>
          <w:szCs w:val="24"/>
        </w:rPr>
        <w:t>. Harvard University Press, Cambridge, Massachussets.</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Whiting, B. B., Edwards, C. P., &amp; Edwards, C. P. (1992). </w:t>
      </w:r>
      <w:r w:rsidRPr="002B3D85">
        <w:rPr>
          <w:rFonts w:ascii="Times New Roman" w:hAnsi="Times New Roman"/>
          <w:i/>
          <w:iCs/>
          <w:sz w:val="24"/>
          <w:szCs w:val="24"/>
        </w:rPr>
        <w:t>Children of different worlds: The formation of social behavior</w:t>
      </w:r>
      <w:r w:rsidRPr="002B3D85">
        <w:rPr>
          <w:rFonts w:ascii="Times New Roman" w:hAnsi="Times New Roman"/>
          <w:sz w:val="24"/>
          <w:szCs w:val="24"/>
        </w:rPr>
        <w:t>. Harvard University Press. Retrieved from https://books.google.co.uk/books?hl=en&amp;lr=&amp;id=b96jDjN3M_MC&amp;oi=fnd&amp;pg=PR7&amp;dq=Children+of+different+worlds:+The+formation+of+social+behavior.+&amp;ots=PN1r5D-W4j&amp;sig=oIqGb1bn-6JckgUY9ddllGBQmec</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Wilansky-Traynor, P., &amp; Lobel, T. E. (2008). Differential effects of an adult observer’s presence on sex-typed play behavior: A comparison between gender-schematic and gender-aschematic preschool children. </w:t>
      </w:r>
      <w:r w:rsidRPr="002B3D85">
        <w:rPr>
          <w:rFonts w:ascii="Times New Roman" w:hAnsi="Times New Roman"/>
          <w:i/>
          <w:iCs/>
          <w:sz w:val="24"/>
          <w:szCs w:val="24"/>
        </w:rPr>
        <w:t>Archives of Sexual Behavior</w:t>
      </w:r>
      <w:r w:rsidRPr="002B3D85">
        <w:rPr>
          <w:rFonts w:ascii="Times New Roman" w:hAnsi="Times New Roman"/>
          <w:sz w:val="24"/>
          <w:szCs w:val="24"/>
        </w:rPr>
        <w:t xml:space="preserve">, </w:t>
      </w:r>
      <w:r w:rsidRPr="002B3D85">
        <w:rPr>
          <w:rFonts w:ascii="Times New Roman" w:hAnsi="Times New Roman"/>
          <w:i/>
          <w:iCs/>
          <w:sz w:val="24"/>
          <w:szCs w:val="24"/>
        </w:rPr>
        <w:t>37</w:t>
      </w:r>
      <w:r w:rsidRPr="002B3D85">
        <w:rPr>
          <w:rFonts w:ascii="Times New Roman" w:hAnsi="Times New Roman"/>
          <w:sz w:val="24"/>
          <w:szCs w:val="24"/>
        </w:rPr>
        <w:t>(4), 548–557.</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Wilcox, T. (2003). Event-mapping tasks: Investigating the effects of prior information and event complexity on performance. </w:t>
      </w:r>
      <w:r w:rsidRPr="002B3D85">
        <w:rPr>
          <w:rFonts w:ascii="Times New Roman" w:hAnsi="Times New Roman"/>
          <w:i/>
          <w:iCs/>
          <w:sz w:val="24"/>
          <w:szCs w:val="24"/>
        </w:rPr>
        <w:t>Infant Behavior and Development</w:t>
      </w:r>
      <w:r w:rsidRPr="002B3D85">
        <w:rPr>
          <w:rFonts w:ascii="Times New Roman" w:hAnsi="Times New Roman"/>
          <w:sz w:val="24"/>
          <w:szCs w:val="24"/>
        </w:rPr>
        <w:t xml:space="preserve">, </w:t>
      </w:r>
      <w:r w:rsidRPr="002B3D85">
        <w:rPr>
          <w:rFonts w:ascii="Times New Roman" w:hAnsi="Times New Roman"/>
          <w:i/>
          <w:iCs/>
          <w:sz w:val="24"/>
          <w:szCs w:val="24"/>
        </w:rPr>
        <w:t>26</w:t>
      </w:r>
      <w:r w:rsidRPr="002B3D85">
        <w:rPr>
          <w:rFonts w:ascii="Times New Roman" w:hAnsi="Times New Roman"/>
          <w:sz w:val="24"/>
          <w:szCs w:val="24"/>
        </w:rPr>
        <w:t>(4), 568–587.</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Wolf, T. M. (1973). Effects of live modeled sex-inappropriate play behavior in a naturalistic setting. </w:t>
      </w:r>
      <w:r w:rsidRPr="002B3D85">
        <w:rPr>
          <w:rFonts w:ascii="Times New Roman" w:hAnsi="Times New Roman"/>
          <w:i/>
          <w:iCs/>
          <w:sz w:val="24"/>
          <w:szCs w:val="24"/>
        </w:rPr>
        <w:t>Developmental Psychology</w:t>
      </w:r>
      <w:r w:rsidRPr="002B3D85">
        <w:rPr>
          <w:rFonts w:ascii="Times New Roman" w:hAnsi="Times New Roman"/>
          <w:sz w:val="24"/>
          <w:szCs w:val="24"/>
        </w:rPr>
        <w:t xml:space="preserve">, </w:t>
      </w:r>
      <w:r w:rsidRPr="002B3D85">
        <w:rPr>
          <w:rFonts w:ascii="Times New Roman" w:hAnsi="Times New Roman"/>
          <w:i/>
          <w:iCs/>
          <w:sz w:val="24"/>
          <w:szCs w:val="24"/>
        </w:rPr>
        <w:t>9</w:t>
      </w:r>
      <w:r w:rsidRPr="002B3D85">
        <w:rPr>
          <w:rFonts w:ascii="Times New Roman" w:hAnsi="Times New Roman"/>
          <w:sz w:val="24"/>
          <w:szCs w:val="24"/>
        </w:rPr>
        <w:t>(1), 120.</w:t>
      </w:r>
    </w:p>
    <w:p w:rsidR="00C838B1" w:rsidRPr="002B3D85" w:rsidRDefault="00C838B1" w:rsidP="00C838B1">
      <w:pPr>
        <w:pStyle w:val="Bibliography"/>
        <w:rPr>
          <w:rFonts w:ascii="Times New Roman" w:hAnsi="Times New Roman"/>
          <w:sz w:val="24"/>
          <w:szCs w:val="24"/>
        </w:rPr>
      </w:pPr>
      <w:r w:rsidRPr="002B3D85">
        <w:rPr>
          <w:rFonts w:ascii="Times New Roman" w:hAnsi="Times New Roman"/>
          <w:sz w:val="24"/>
          <w:szCs w:val="24"/>
        </w:rPr>
        <w:t xml:space="preserve">Yarrow, M. R., Campbell, J. D., &amp; Burton, R. V. (1970). Recollections of childhood a study of the retrospective method. </w:t>
      </w:r>
      <w:r w:rsidRPr="002B3D85">
        <w:rPr>
          <w:rFonts w:ascii="Times New Roman" w:hAnsi="Times New Roman"/>
          <w:i/>
          <w:iCs/>
          <w:sz w:val="24"/>
          <w:szCs w:val="24"/>
        </w:rPr>
        <w:t>Monographs of the Society for Research in Child Development</w:t>
      </w:r>
      <w:r w:rsidRPr="002B3D85">
        <w:rPr>
          <w:rFonts w:ascii="Times New Roman" w:hAnsi="Times New Roman"/>
          <w:sz w:val="24"/>
          <w:szCs w:val="24"/>
        </w:rPr>
        <w:t>, iii–83.</w:t>
      </w:r>
    </w:p>
    <w:p w:rsidR="00C838B1" w:rsidRDefault="00C838B1" w:rsidP="00C838B1">
      <w:pPr>
        <w:pStyle w:val="Bibliography"/>
        <w:rPr>
          <w:rFonts w:ascii="Times New Roman" w:hAnsi="Times New Roman"/>
          <w:sz w:val="24"/>
          <w:szCs w:val="24"/>
        </w:rPr>
      </w:pPr>
      <w:r w:rsidRPr="002B3D85">
        <w:rPr>
          <w:rFonts w:ascii="Times New Roman" w:hAnsi="Times New Roman"/>
          <w:sz w:val="24"/>
          <w:szCs w:val="24"/>
        </w:rPr>
        <w:lastRenderedPageBreak/>
        <w:t xml:space="preserve">Zosuls, K. M., Ruble, D. N., Tamis-LeMonda, C. S., Shrout, P. E., Bornstein, M. H., &amp; Greulich, F. K. (2009). The acquisition of gender labels in infancy: Implications for gender-typed play. </w:t>
      </w:r>
      <w:r w:rsidRPr="002B3D85">
        <w:rPr>
          <w:rFonts w:ascii="Times New Roman" w:hAnsi="Times New Roman"/>
          <w:i/>
          <w:iCs/>
          <w:sz w:val="24"/>
          <w:szCs w:val="24"/>
        </w:rPr>
        <w:t>Developmental Psychology</w:t>
      </w:r>
      <w:r w:rsidRPr="002B3D85">
        <w:rPr>
          <w:rFonts w:ascii="Times New Roman" w:hAnsi="Times New Roman"/>
          <w:sz w:val="24"/>
          <w:szCs w:val="24"/>
        </w:rPr>
        <w:t xml:space="preserve">, </w:t>
      </w:r>
      <w:r w:rsidRPr="002B3D85">
        <w:rPr>
          <w:rFonts w:ascii="Times New Roman" w:hAnsi="Times New Roman"/>
          <w:i/>
          <w:iCs/>
          <w:sz w:val="24"/>
          <w:szCs w:val="24"/>
        </w:rPr>
        <w:t>45</w:t>
      </w:r>
      <w:r w:rsidRPr="002B3D85">
        <w:rPr>
          <w:rFonts w:ascii="Times New Roman" w:hAnsi="Times New Roman"/>
          <w:sz w:val="24"/>
          <w:szCs w:val="24"/>
        </w:rPr>
        <w:t>(3), 688.</w:t>
      </w:r>
    </w:p>
    <w:p w:rsidR="003D1C30" w:rsidRDefault="00C838B1" w:rsidP="00C838B1">
      <w:pPr>
        <w:spacing w:line="480" w:lineRule="auto"/>
        <w:ind w:left="720" w:hanging="720"/>
      </w:pPr>
      <w:r>
        <w:t>Zosuls, K. M., Ruble, D. N., &amp; Tamis‐LeMonda, C. S. (2014). Self‐Socialization of gender in african american, dominican immigrant, and mexican immigrant toddlers.</w:t>
      </w:r>
      <w:r>
        <w:rPr>
          <w:i/>
          <w:iCs/>
        </w:rPr>
        <w:t xml:space="preserve"> Child Development, 85</w:t>
      </w:r>
      <w:r>
        <w:t>(6), 2202-2217. doi:10.1111/cdev.12261</w:t>
      </w:r>
      <w:r w:rsidR="00067FA4" w:rsidRPr="002B3D85">
        <w:fldChar w:fldCharType="end"/>
      </w:r>
    </w:p>
    <w:p w:rsidR="003D1C30" w:rsidRDefault="003D1C30">
      <w:r>
        <w:br w:type="page"/>
      </w:r>
    </w:p>
    <w:p w:rsidR="001C3F68" w:rsidRDefault="001C3F68" w:rsidP="003D1C30">
      <w:pPr>
        <w:rPr>
          <w:rFonts w:eastAsia="Calibri"/>
          <w:b/>
        </w:rPr>
        <w:sectPr w:rsidR="001C3F68" w:rsidSect="001C3F68">
          <w:pgSz w:w="11906" w:h="16838" w:code="9"/>
          <w:pgMar w:top="1440" w:right="1440" w:bottom="1440" w:left="1440" w:header="709" w:footer="709" w:gutter="0"/>
          <w:cols w:space="708"/>
          <w:docGrid w:linePitch="360"/>
        </w:sectPr>
      </w:pPr>
    </w:p>
    <w:tbl>
      <w:tblPr>
        <w:tblW w:w="16396" w:type="dxa"/>
        <w:tblBorders>
          <w:bottom w:val="single" w:sz="4" w:space="0" w:color="auto"/>
        </w:tblBorders>
        <w:tblLook w:val="04A0"/>
      </w:tblPr>
      <w:tblGrid>
        <w:gridCol w:w="1510"/>
        <w:gridCol w:w="1137"/>
        <w:gridCol w:w="622"/>
        <w:gridCol w:w="1187"/>
        <w:gridCol w:w="1190"/>
        <w:gridCol w:w="1190"/>
        <w:gridCol w:w="1190"/>
        <w:gridCol w:w="1190"/>
        <w:gridCol w:w="1191"/>
        <w:gridCol w:w="1191"/>
        <w:gridCol w:w="631"/>
        <w:gridCol w:w="759"/>
        <w:gridCol w:w="976"/>
        <w:gridCol w:w="936"/>
        <w:gridCol w:w="1496"/>
      </w:tblGrid>
      <w:tr w:rsidR="003D1C30" w:rsidRPr="0072582E" w:rsidTr="001C3F68">
        <w:trPr>
          <w:gridAfter w:val="4"/>
          <w:wAfter w:w="4167" w:type="dxa"/>
        </w:trPr>
        <w:tc>
          <w:tcPr>
            <w:tcW w:w="12229" w:type="dxa"/>
            <w:gridSpan w:val="11"/>
            <w:tcBorders>
              <w:top w:val="single" w:sz="4" w:space="0" w:color="auto"/>
              <w:bottom w:val="nil"/>
            </w:tcBorders>
            <w:shd w:val="clear" w:color="auto" w:fill="auto"/>
          </w:tcPr>
          <w:p w:rsidR="003D1C30" w:rsidRPr="005512D2" w:rsidRDefault="003D1C30" w:rsidP="003D1C30">
            <w:pPr>
              <w:rPr>
                <w:rFonts w:eastAsia="Calibri"/>
              </w:rPr>
            </w:pPr>
            <w:r w:rsidRPr="0072582E">
              <w:rPr>
                <w:rFonts w:eastAsia="Calibri"/>
                <w:b/>
              </w:rPr>
              <w:lastRenderedPageBreak/>
              <w:t>Table 1a.</w:t>
            </w:r>
            <w:r>
              <w:rPr>
                <w:rFonts w:eastAsia="Calibri"/>
                <w:b/>
              </w:rPr>
              <w:t xml:space="preserve"> </w:t>
            </w:r>
            <w:r w:rsidRPr="00490C46">
              <w:rPr>
                <w:rFonts w:eastAsia="Calibri"/>
              </w:rPr>
              <w:t>Information extracted from the included papers with reference to ‘male-typed’ toys.</w:t>
            </w:r>
          </w:p>
        </w:tc>
      </w:tr>
      <w:tr w:rsidR="003D1C30" w:rsidRPr="005512D2" w:rsidTr="001C3F68">
        <w:tblPrEx>
          <w:tblBorders>
            <w:bottom w:val="none" w:sz="0" w:space="0" w:color="auto"/>
          </w:tblBorders>
        </w:tblPrEx>
        <w:trPr>
          <w:trHeight w:val="364"/>
        </w:trPr>
        <w:tc>
          <w:tcPr>
            <w:tcW w:w="1510" w:type="dxa"/>
            <w:tcBorders>
              <w:top w:val="nil"/>
              <w:left w:val="nil"/>
              <w:bottom w:val="nil"/>
              <w:right w:val="nil"/>
            </w:tcBorders>
            <w:shd w:val="clear" w:color="auto" w:fill="auto"/>
            <w:noWrap/>
            <w:hideMark/>
          </w:tcPr>
          <w:p w:rsidR="003D1C30" w:rsidRPr="005512D2" w:rsidRDefault="003D1C30" w:rsidP="003D1C30">
            <w:pPr>
              <w:rPr>
                <w:rFonts w:asciiTheme="minorHAnsi" w:hAnsiTheme="minorHAnsi" w:cstheme="minorBidi"/>
                <w:sz w:val="20"/>
                <w:szCs w:val="20"/>
              </w:rPr>
            </w:pPr>
          </w:p>
        </w:tc>
        <w:tc>
          <w:tcPr>
            <w:tcW w:w="1137" w:type="dxa"/>
            <w:tcBorders>
              <w:top w:val="nil"/>
              <w:left w:val="nil"/>
              <w:bottom w:val="nil"/>
              <w:right w:val="nil"/>
            </w:tcBorders>
            <w:shd w:val="clear" w:color="auto" w:fill="auto"/>
            <w:noWrap/>
            <w:hideMark/>
          </w:tcPr>
          <w:p w:rsidR="003D1C30" w:rsidRPr="005512D2" w:rsidRDefault="003D1C30" w:rsidP="003D1C30">
            <w:pPr>
              <w:rPr>
                <w:rFonts w:eastAsia="Times New Roman"/>
                <w:sz w:val="20"/>
                <w:szCs w:val="20"/>
              </w:rPr>
            </w:pPr>
          </w:p>
        </w:tc>
        <w:tc>
          <w:tcPr>
            <w:tcW w:w="2999" w:type="dxa"/>
            <w:gridSpan w:val="3"/>
            <w:tcBorders>
              <w:top w:val="nil"/>
              <w:left w:val="nil"/>
              <w:bottom w:val="single" w:sz="8" w:space="0" w:color="auto"/>
              <w:right w:val="nil"/>
            </w:tcBorders>
            <w:shd w:val="clear" w:color="auto" w:fill="auto"/>
            <w:noWrap/>
            <w:hideMark/>
          </w:tcPr>
          <w:p w:rsidR="003D1C30" w:rsidRPr="002C43CC" w:rsidRDefault="003D1C30" w:rsidP="003D1C30">
            <w:pPr>
              <w:jc w:val="center"/>
              <w:rPr>
                <w:rFonts w:eastAsia="Times New Roman"/>
                <w:b/>
                <w:bCs/>
                <w:color w:val="000000"/>
              </w:rPr>
            </w:pPr>
            <w:r w:rsidRPr="002C43CC">
              <w:rPr>
                <w:rFonts w:eastAsia="Times New Roman"/>
                <w:b/>
                <w:bCs/>
                <w:color w:val="000000"/>
              </w:rPr>
              <w:t>Boys</w:t>
            </w:r>
          </w:p>
        </w:tc>
        <w:tc>
          <w:tcPr>
            <w:tcW w:w="3570" w:type="dxa"/>
            <w:gridSpan w:val="3"/>
            <w:tcBorders>
              <w:top w:val="nil"/>
              <w:left w:val="nil"/>
              <w:bottom w:val="single" w:sz="8" w:space="0" w:color="auto"/>
              <w:right w:val="nil"/>
            </w:tcBorders>
            <w:shd w:val="clear" w:color="auto" w:fill="auto"/>
            <w:noWrap/>
            <w:hideMark/>
          </w:tcPr>
          <w:p w:rsidR="003D1C30" w:rsidRPr="002C43CC" w:rsidRDefault="003D1C30" w:rsidP="003D1C30">
            <w:pPr>
              <w:jc w:val="center"/>
              <w:rPr>
                <w:rFonts w:eastAsia="Times New Roman"/>
                <w:b/>
                <w:bCs/>
                <w:color w:val="000000"/>
              </w:rPr>
            </w:pPr>
            <w:r w:rsidRPr="002C43CC">
              <w:rPr>
                <w:rFonts w:eastAsia="Times New Roman"/>
                <w:b/>
                <w:bCs/>
                <w:color w:val="000000"/>
              </w:rPr>
              <w:t>Girls</w:t>
            </w:r>
          </w:p>
        </w:tc>
        <w:tc>
          <w:tcPr>
            <w:tcW w:w="1191" w:type="dxa"/>
            <w:tcBorders>
              <w:top w:val="nil"/>
              <w:left w:val="nil"/>
              <w:bottom w:val="nil"/>
              <w:right w:val="nil"/>
            </w:tcBorders>
            <w:shd w:val="clear" w:color="auto" w:fill="auto"/>
            <w:noWrap/>
            <w:hideMark/>
          </w:tcPr>
          <w:p w:rsidR="003D1C30" w:rsidRPr="005512D2" w:rsidRDefault="003D1C30" w:rsidP="003D1C30">
            <w:pPr>
              <w:jc w:val="center"/>
              <w:rPr>
                <w:rFonts w:ascii="Calibri" w:eastAsia="Times New Roman" w:hAnsi="Calibri"/>
                <w:b/>
                <w:bCs/>
                <w:color w:val="000000"/>
              </w:rPr>
            </w:pPr>
          </w:p>
        </w:tc>
        <w:tc>
          <w:tcPr>
            <w:tcW w:w="1191" w:type="dxa"/>
            <w:tcBorders>
              <w:top w:val="nil"/>
              <w:left w:val="nil"/>
              <w:bottom w:val="nil"/>
              <w:right w:val="nil"/>
            </w:tcBorders>
            <w:shd w:val="clear" w:color="auto" w:fill="auto"/>
            <w:noWrap/>
            <w:hideMark/>
          </w:tcPr>
          <w:p w:rsidR="003D1C30" w:rsidRPr="005512D2" w:rsidRDefault="003D1C30" w:rsidP="003D1C30">
            <w:pPr>
              <w:rPr>
                <w:rFonts w:eastAsia="Times New Roman"/>
                <w:sz w:val="20"/>
                <w:szCs w:val="20"/>
              </w:rPr>
            </w:pPr>
          </w:p>
        </w:tc>
        <w:tc>
          <w:tcPr>
            <w:tcW w:w="1390" w:type="dxa"/>
            <w:gridSpan w:val="2"/>
            <w:tcBorders>
              <w:top w:val="nil"/>
              <w:left w:val="nil"/>
              <w:bottom w:val="nil"/>
              <w:right w:val="nil"/>
            </w:tcBorders>
            <w:shd w:val="clear" w:color="auto" w:fill="auto"/>
            <w:noWrap/>
            <w:hideMark/>
          </w:tcPr>
          <w:p w:rsidR="003D1C30" w:rsidRPr="005512D2" w:rsidRDefault="003D1C30" w:rsidP="003D1C30">
            <w:pPr>
              <w:rPr>
                <w:rFonts w:eastAsia="Times New Roman"/>
                <w:sz w:val="20"/>
                <w:szCs w:val="20"/>
              </w:rPr>
            </w:pPr>
          </w:p>
        </w:tc>
        <w:tc>
          <w:tcPr>
            <w:tcW w:w="976" w:type="dxa"/>
            <w:tcBorders>
              <w:top w:val="nil"/>
              <w:left w:val="nil"/>
              <w:bottom w:val="nil"/>
              <w:right w:val="nil"/>
            </w:tcBorders>
            <w:shd w:val="clear" w:color="auto" w:fill="auto"/>
            <w:noWrap/>
            <w:hideMark/>
          </w:tcPr>
          <w:p w:rsidR="003D1C30" w:rsidRPr="005512D2" w:rsidRDefault="003D1C30" w:rsidP="003D1C30">
            <w:pPr>
              <w:rPr>
                <w:rFonts w:eastAsia="Times New Roman"/>
                <w:sz w:val="20"/>
                <w:szCs w:val="20"/>
              </w:rPr>
            </w:pPr>
          </w:p>
        </w:tc>
        <w:tc>
          <w:tcPr>
            <w:tcW w:w="936" w:type="dxa"/>
            <w:tcBorders>
              <w:top w:val="nil"/>
              <w:left w:val="nil"/>
              <w:bottom w:val="nil"/>
              <w:right w:val="nil"/>
            </w:tcBorders>
            <w:shd w:val="clear" w:color="auto" w:fill="auto"/>
            <w:noWrap/>
            <w:hideMark/>
          </w:tcPr>
          <w:p w:rsidR="003D1C30" w:rsidRPr="005512D2" w:rsidRDefault="003D1C30" w:rsidP="003D1C30">
            <w:pPr>
              <w:rPr>
                <w:rFonts w:eastAsia="Times New Roman"/>
                <w:sz w:val="20"/>
                <w:szCs w:val="20"/>
              </w:rPr>
            </w:pPr>
          </w:p>
        </w:tc>
        <w:tc>
          <w:tcPr>
            <w:tcW w:w="1496" w:type="dxa"/>
            <w:tcBorders>
              <w:top w:val="nil"/>
              <w:left w:val="nil"/>
              <w:bottom w:val="nil"/>
              <w:right w:val="nil"/>
            </w:tcBorders>
            <w:shd w:val="clear" w:color="auto" w:fill="auto"/>
            <w:noWrap/>
            <w:hideMark/>
          </w:tcPr>
          <w:p w:rsidR="003D1C30" w:rsidRPr="005512D2" w:rsidRDefault="003D1C30" w:rsidP="003D1C30">
            <w:pPr>
              <w:rPr>
                <w:rFonts w:eastAsia="Times New Roman"/>
                <w:sz w:val="20"/>
                <w:szCs w:val="20"/>
              </w:rPr>
            </w:pPr>
          </w:p>
        </w:tc>
      </w:tr>
      <w:tr w:rsidR="003D1C30" w:rsidRPr="005512D2" w:rsidTr="001C3F68">
        <w:tblPrEx>
          <w:tblBorders>
            <w:bottom w:val="none" w:sz="0" w:space="0" w:color="auto"/>
          </w:tblBorders>
        </w:tblPrEx>
        <w:trPr>
          <w:trHeight w:val="580"/>
        </w:trPr>
        <w:tc>
          <w:tcPr>
            <w:tcW w:w="1510" w:type="dxa"/>
            <w:tcBorders>
              <w:top w:val="nil"/>
              <w:left w:val="nil"/>
              <w:bottom w:val="single" w:sz="8" w:space="0" w:color="auto"/>
              <w:right w:val="nil"/>
            </w:tcBorders>
            <w:shd w:val="clear" w:color="auto" w:fill="auto"/>
            <w:hideMark/>
          </w:tcPr>
          <w:p w:rsidR="003D1C30" w:rsidRPr="005512D2" w:rsidRDefault="003D1C30" w:rsidP="003D1C30">
            <w:pPr>
              <w:jc w:val="center"/>
              <w:rPr>
                <w:rFonts w:eastAsia="Times New Roman"/>
                <w:b/>
                <w:bCs/>
                <w:color w:val="000000"/>
              </w:rPr>
            </w:pPr>
            <w:r w:rsidRPr="005512D2">
              <w:rPr>
                <w:rFonts w:eastAsia="Calibri"/>
                <w:b/>
                <w:bCs/>
                <w:color w:val="000000"/>
              </w:rPr>
              <w:t>Study</w:t>
            </w:r>
          </w:p>
        </w:tc>
        <w:tc>
          <w:tcPr>
            <w:tcW w:w="1137" w:type="dxa"/>
            <w:tcBorders>
              <w:top w:val="nil"/>
              <w:left w:val="nil"/>
              <w:bottom w:val="single" w:sz="8" w:space="0" w:color="auto"/>
              <w:right w:val="nil"/>
            </w:tcBorders>
            <w:shd w:val="clear" w:color="auto" w:fill="auto"/>
            <w:hideMark/>
          </w:tcPr>
          <w:p w:rsidR="003D1C30" w:rsidRPr="005512D2" w:rsidRDefault="003D1C30" w:rsidP="003D1C30">
            <w:pPr>
              <w:jc w:val="center"/>
              <w:rPr>
                <w:rFonts w:eastAsia="Times New Roman"/>
                <w:b/>
                <w:bCs/>
                <w:color w:val="000000"/>
              </w:rPr>
            </w:pPr>
            <w:r w:rsidRPr="005512D2">
              <w:rPr>
                <w:rFonts w:eastAsia="Calibri"/>
                <w:b/>
                <w:bCs/>
                <w:color w:val="000000"/>
              </w:rPr>
              <w:t>Age (months</w:t>
            </w:r>
            <w:r>
              <w:rPr>
                <w:rFonts w:eastAsia="Calibri"/>
                <w:b/>
                <w:bCs/>
                <w:color w:val="000000"/>
              </w:rPr>
              <w:t>)</w:t>
            </w:r>
          </w:p>
        </w:tc>
        <w:tc>
          <w:tcPr>
            <w:tcW w:w="622" w:type="dxa"/>
            <w:tcBorders>
              <w:top w:val="nil"/>
              <w:left w:val="nil"/>
              <w:bottom w:val="single" w:sz="8" w:space="0" w:color="auto"/>
              <w:right w:val="nil"/>
            </w:tcBorders>
            <w:shd w:val="clear" w:color="auto" w:fill="auto"/>
            <w:hideMark/>
          </w:tcPr>
          <w:p w:rsidR="003D1C30" w:rsidRPr="005512D2" w:rsidRDefault="003D1C30" w:rsidP="003D1C30">
            <w:pPr>
              <w:jc w:val="center"/>
              <w:rPr>
                <w:rFonts w:eastAsia="Times New Roman"/>
                <w:b/>
                <w:bCs/>
                <w:color w:val="000000"/>
              </w:rPr>
            </w:pPr>
            <w:r w:rsidRPr="005512D2">
              <w:rPr>
                <w:rFonts w:eastAsia="Calibri"/>
                <w:b/>
                <w:bCs/>
                <w:color w:val="000000"/>
              </w:rPr>
              <w:t>N</w:t>
            </w:r>
          </w:p>
        </w:tc>
        <w:tc>
          <w:tcPr>
            <w:tcW w:w="1187" w:type="dxa"/>
            <w:tcBorders>
              <w:top w:val="nil"/>
              <w:left w:val="nil"/>
              <w:bottom w:val="single" w:sz="8" w:space="0" w:color="auto"/>
              <w:right w:val="nil"/>
            </w:tcBorders>
            <w:shd w:val="clear" w:color="auto" w:fill="auto"/>
            <w:hideMark/>
          </w:tcPr>
          <w:p w:rsidR="003D1C30" w:rsidRPr="005512D2" w:rsidRDefault="003D1C30" w:rsidP="003D1C30">
            <w:pPr>
              <w:jc w:val="center"/>
              <w:rPr>
                <w:rFonts w:eastAsia="Times New Roman"/>
                <w:b/>
                <w:bCs/>
                <w:color w:val="000000"/>
              </w:rPr>
            </w:pPr>
            <w:r w:rsidRPr="005512D2">
              <w:rPr>
                <w:rFonts w:eastAsia="Calibri"/>
                <w:b/>
                <w:bCs/>
                <w:color w:val="000000"/>
              </w:rPr>
              <w:t>Mean play</w:t>
            </w:r>
          </w:p>
        </w:tc>
        <w:tc>
          <w:tcPr>
            <w:tcW w:w="1190" w:type="dxa"/>
            <w:tcBorders>
              <w:top w:val="nil"/>
              <w:left w:val="nil"/>
              <w:bottom w:val="single" w:sz="8" w:space="0" w:color="auto"/>
              <w:right w:val="nil"/>
            </w:tcBorders>
            <w:shd w:val="clear" w:color="auto" w:fill="auto"/>
            <w:hideMark/>
          </w:tcPr>
          <w:p w:rsidR="003D1C30" w:rsidRPr="005512D2" w:rsidRDefault="003D1C30" w:rsidP="003D1C30">
            <w:pPr>
              <w:jc w:val="center"/>
              <w:rPr>
                <w:rFonts w:eastAsia="Times New Roman"/>
                <w:b/>
                <w:bCs/>
                <w:color w:val="000000"/>
              </w:rPr>
            </w:pPr>
            <w:r w:rsidRPr="005512D2">
              <w:rPr>
                <w:rFonts w:eastAsia="Calibri"/>
                <w:b/>
                <w:bCs/>
                <w:color w:val="000000"/>
              </w:rPr>
              <w:t>SD</w:t>
            </w:r>
          </w:p>
        </w:tc>
        <w:tc>
          <w:tcPr>
            <w:tcW w:w="1190" w:type="dxa"/>
            <w:tcBorders>
              <w:top w:val="nil"/>
              <w:left w:val="nil"/>
              <w:bottom w:val="single" w:sz="8" w:space="0" w:color="auto"/>
              <w:right w:val="nil"/>
            </w:tcBorders>
            <w:shd w:val="clear" w:color="auto" w:fill="auto"/>
            <w:hideMark/>
          </w:tcPr>
          <w:p w:rsidR="003D1C30" w:rsidRPr="005512D2" w:rsidRDefault="003D1C30" w:rsidP="003D1C30">
            <w:pPr>
              <w:jc w:val="center"/>
              <w:rPr>
                <w:rFonts w:eastAsia="Times New Roman"/>
                <w:b/>
                <w:bCs/>
                <w:color w:val="000000"/>
              </w:rPr>
            </w:pPr>
            <w:r w:rsidRPr="005512D2">
              <w:rPr>
                <w:rFonts w:eastAsia="Calibri"/>
                <w:b/>
                <w:bCs/>
                <w:color w:val="000000"/>
              </w:rPr>
              <w:t>N</w:t>
            </w:r>
          </w:p>
        </w:tc>
        <w:tc>
          <w:tcPr>
            <w:tcW w:w="1190" w:type="dxa"/>
            <w:tcBorders>
              <w:top w:val="nil"/>
              <w:left w:val="nil"/>
              <w:bottom w:val="single" w:sz="8" w:space="0" w:color="auto"/>
              <w:right w:val="nil"/>
            </w:tcBorders>
            <w:shd w:val="clear" w:color="auto" w:fill="auto"/>
            <w:hideMark/>
          </w:tcPr>
          <w:p w:rsidR="003D1C30" w:rsidRPr="005512D2" w:rsidRDefault="003D1C30" w:rsidP="003D1C30">
            <w:pPr>
              <w:jc w:val="center"/>
              <w:rPr>
                <w:rFonts w:eastAsia="Times New Roman"/>
                <w:b/>
                <w:bCs/>
                <w:color w:val="000000"/>
              </w:rPr>
            </w:pPr>
            <w:r w:rsidRPr="005512D2">
              <w:rPr>
                <w:rFonts w:eastAsia="Calibri"/>
                <w:b/>
                <w:bCs/>
                <w:color w:val="000000"/>
              </w:rPr>
              <w:t>Mean play</w:t>
            </w:r>
          </w:p>
        </w:tc>
        <w:tc>
          <w:tcPr>
            <w:tcW w:w="1190" w:type="dxa"/>
            <w:tcBorders>
              <w:top w:val="nil"/>
              <w:left w:val="nil"/>
              <w:bottom w:val="single" w:sz="8" w:space="0" w:color="auto"/>
              <w:right w:val="nil"/>
            </w:tcBorders>
            <w:shd w:val="clear" w:color="auto" w:fill="auto"/>
            <w:hideMark/>
          </w:tcPr>
          <w:p w:rsidR="003D1C30" w:rsidRPr="005512D2" w:rsidRDefault="003D1C30" w:rsidP="003D1C30">
            <w:pPr>
              <w:jc w:val="center"/>
              <w:rPr>
                <w:rFonts w:eastAsia="Times New Roman"/>
                <w:b/>
                <w:bCs/>
                <w:color w:val="000000"/>
              </w:rPr>
            </w:pPr>
            <w:r w:rsidRPr="005512D2">
              <w:rPr>
                <w:rFonts w:eastAsia="Calibri"/>
                <w:b/>
                <w:bCs/>
                <w:color w:val="000000"/>
              </w:rPr>
              <w:t>SD</w:t>
            </w:r>
          </w:p>
        </w:tc>
        <w:tc>
          <w:tcPr>
            <w:tcW w:w="1191" w:type="dxa"/>
            <w:tcBorders>
              <w:top w:val="nil"/>
              <w:left w:val="nil"/>
              <w:bottom w:val="single" w:sz="8" w:space="0" w:color="auto"/>
              <w:right w:val="nil"/>
            </w:tcBorders>
            <w:shd w:val="clear" w:color="auto" w:fill="auto"/>
            <w:hideMark/>
          </w:tcPr>
          <w:p w:rsidR="003D1C30" w:rsidRPr="005512D2" w:rsidRDefault="003D1C30" w:rsidP="003D1C30">
            <w:pPr>
              <w:jc w:val="center"/>
              <w:rPr>
                <w:rFonts w:eastAsia="Times New Roman"/>
                <w:b/>
                <w:bCs/>
                <w:color w:val="000000"/>
              </w:rPr>
            </w:pPr>
            <w:r w:rsidRPr="005512D2">
              <w:rPr>
                <w:rFonts w:eastAsia="Calibri"/>
                <w:b/>
                <w:bCs/>
                <w:color w:val="000000"/>
              </w:rPr>
              <w:t>Neutral toys</w:t>
            </w:r>
          </w:p>
        </w:tc>
        <w:tc>
          <w:tcPr>
            <w:tcW w:w="1191" w:type="dxa"/>
            <w:tcBorders>
              <w:top w:val="nil"/>
              <w:left w:val="nil"/>
              <w:bottom w:val="single" w:sz="8" w:space="0" w:color="auto"/>
              <w:right w:val="nil"/>
            </w:tcBorders>
            <w:shd w:val="clear" w:color="auto" w:fill="auto"/>
            <w:hideMark/>
          </w:tcPr>
          <w:p w:rsidR="003D1C30" w:rsidRPr="005512D2" w:rsidRDefault="003D1C30" w:rsidP="003D1C30">
            <w:pPr>
              <w:jc w:val="center"/>
              <w:rPr>
                <w:rFonts w:eastAsia="Times New Roman"/>
                <w:b/>
                <w:bCs/>
                <w:color w:val="000000"/>
              </w:rPr>
            </w:pPr>
            <w:r w:rsidRPr="005512D2">
              <w:rPr>
                <w:rFonts w:eastAsia="Calibri"/>
                <w:b/>
                <w:bCs/>
                <w:color w:val="000000"/>
              </w:rPr>
              <w:t>Year</w:t>
            </w:r>
          </w:p>
        </w:tc>
        <w:tc>
          <w:tcPr>
            <w:tcW w:w="1390" w:type="dxa"/>
            <w:gridSpan w:val="2"/>
            <w:tcBorders>
              <w:top w:val="nil"/>
              <w:left w:val="nil"/>
              <w:bottom w:val="single" w:sz="8" w:space="0" w:color="auto"/>
              <w:right w:val="nil"/>
            </w:tcBorders>
            <w:shd w:val="clear" w:color="auto" w:fill="auto"/>
            <w:hideMark/>
          </w:tcPr>
          <w:p w:rsidR="003D1C30" w:rsidRPr="005512D2" w:rsidRDefault="003D1C30" w:rsidP="003D1C30">
            <w:pPr>
              <w:jc w:val="center"/>
              <w:rPr>
                <w:rFonts w:eastAsia="Times New Roman"/>
                <w:b/>
                <w:bCs/>
                <w:color w:val="000000"/>
              </w:rPr>
            </w:pPr>
            <w:r w:rsidRPr="005512D2">
              <w:rPr>
                <w:rFonts w:eastAsia="Calibri"/>
                <w:b/>
                <w:bCs/>
                <w:color w:val="000000"/>
              </w:rPr>
              <w:t>Publication years</w:t>
            </w:r>
          </w:p>
        </w:tc>
        <w:tc>
          <w:tcPr>
            <w:tcW w:w="976" w:type="dxa"/>
            <w:tcBorders>
              <w:top w:val="nil"/>
              <w:left w:val="nil"/>
              <w:bottom w:val="single" w:sz="8" w:space="0" w:color="auto"/>
              <w:right w:val="nil"/>
            </w:tcBorders>
            <w:shd w:val="clear" w:color="auto" w:fill="auto"/>
            <w:hideMark/>
          </w:tcPr>
          <w:p w:rsidR="003D1C30" w:rsidRPr="005512D2" w:rsidRDefault="003D1C30" w:rsidP="003D1C30">
            <w:pPr>
              <w:jc w:val="center"/>
              <w:rPr>
                <w:rFonts w:eastAsia="Times New Roman"/>
                <w:b/>
                <w:bCs/>
                <w:color w:val="000000"/>
              </w:rPr>
            </w:pPr>
            <w:r w:rsidRPr="005512D2">
              <w:rPr>
                <w:rFonts w:eastAsia="Calibri"/>
                <w:b/>
                <w:bCs/>
                <w:color w:val="000000"/>
              </w:rPr>
              <w:t>Parent present</w:t>
            </w:r>
          </w:p>
        </w:tc>
        <w:tc>
          <w:tcPr>
            <w:tcW w:w="936" w:type="dxa"/>
            <w:tcBorders>
              <w:top w:val="nil"/>
              <w:left w:val="nil"/>
              <w:bottom w:val="single" w:sz="8" w:space="0" w:color="auto"/>
              <w:right w:val="nil"/>
            </w:tcBorders>
            <w:shd w:val="clear" w:color="auto" w:fill="auto"/>
            <w:hideMark/>
          </w:tcPr>
          <w:p w:rsidR="003D1C30" w:rsidRPr="005512D2" w:rsidRDefault="003D1C30" w:rsidP="003D1C30">
            <w:pPr>
              <w:jc w:val="center"/>
              <w:rPr>
                <w:rFonts w:eastAsia="Times New Roman"/>
                <w:b/>
                <w:bCs/>
                <w:color w:val="000000"/>
              </w:rPr>
            </w:pPr>
            <w:r w:rsidRPr="005512D2">
              <w:rPr>
                <w:rFonts w:eastAsia="Calibri"/>
                <w:b/>
                <w:bCs/>
                <w:color w:val="000000"/>
              </w:rPr>
              <w:t>Setting</w:t>
            </w:r>
          </w:p>
        </w:tc>
        <w:tc>
          <w:tcPr>
            <w:tcW w:w="1496" w:type="dxa"/>
            <w:tcBorders>
              <w:top w:val="nil"/>
              <w:left w:val="nil"/>
              <w:bottom w:val="single" w:sz="8" w:space="0" w:color="auto"/>
              <w:right w:val="nil"/>
            </w:tcBorders>
            <w:shd w:val="clear" w:color="auto" w:fill="auto"/>
            <w:hideMark/>
          </w:tcPr>
          <w:p w:rsidR="003D1C30" w:rsidRPr="005512D2" w:rsidRDefault="003D1C30" w:rsidP="003D1C30">
            <w:pPr>
              <w:jc w:val="center"/>
              <w:rPr>
                <w:rFonts w:eastAsia="Times New Roman"/>
                <w:b/>
                <w:bCs/>
                <w:color w:val="000000"/>
              </w:rPr>
            </w:pPr>
            <w:r w:rsidRPr="005512D2">
              <w:rPr>
                <w:rFonts w:eastAsia="Calibri"/>
                <w:b/>
                <w:bCs/>
                <w:color w:val="000000"/>
              </w:rPr>
              <w:t>Country</w:t>
            </w:r>
          </w:p>
        </w:tc>
      </w:tr>
      <w:tr w:rsidR="003D1C30" w:rsidRPr="005512D2" w:rsidTr="001C3F68">
        <w:tblPrEx>
          <w:tblBorders>
            <w:bottom w:val="none" w:sz="0" w:space="0" w:color="auto"/>
          </w:tblBorders>
        </w:tblPrEx>
        <w:trPr>
          <w:trHeight w:val="588"/>
        </w:trPr>
        <w:tc>
          <w:tcPr>
            <w:tcW w:w="1510" w:type="dxa"/>
            <w:tcBorders>
              <w:top w:val="nil"/>
              <w:left w:val="nil"/>
              <w:bottom w:val="nil"/>
              <w:right w:val="nil"/>
            </w:tcBorders>
            <w:shd w:val="clear" w:color="auto" w:fill="auto"/>
            <w:hideMark/>
          </w:tcPr>
          <w:p w:rsidR="003D1C30" w:rsidRPr="005512D2" w:rsidRDefault="003D1C30" w:rsidP="003D1C30">
            <w:pPr>
              <w:rPr>
                <w:rFonts w:eastAsia="Times New Roman"/>
                <w:color w:val="000000"/>
              </w:rPr>
            </w:pPr>
            <w:r w:rsidRPr="005512D2">
              <w:rPr>
                <w:rFonts w:eastAsia="Calibri"/>
                <w:color w:val="000000"/>
              </w:rPr>
              <w:t>Alexander &amp; Saenz (2012)</w:t>
            </w:r>
          </w:p>
        </w:tc>
        <w:tc>
          <w:tcPr>
            <w:tcW w:w="113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19.5</w:t>
            </w:r>
          </w:p>
        </w:tc>
        <w:tc>
          <w:tcPr>
            <w:tcW w:w="622"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47</w:t>
            </w:r>
          </w:p>
        </w:tc>
        <w:tc>
          <w:tcPr>
            <w:tcW w:w="118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438.72</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166.08</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47</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248.64</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161.28</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2012</w:t>
            </w:r>
          </w:p>
        </w:tc>
        <w:tc>
          <w:tcPr>
            <w:tcW w:w="1390" w:type="dxa"/>
            <w:gridSpan w:val="2"/>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w:t>
            </w:r>
          </w:p>
        </w:tc>
        <w:tc>
          <w:tcPr>
            <w:tcW w:w="97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w:t>
            </w:r>
          </w:p>
        </w:tc>
        <w:tc>
          <w:tcPr>
            <w:tcW w:w="93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149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.256</w:t>
            </w:r>
          </w:p>
        </w:tc>
      </w:tr>
      <w:tr w:rsidR="003D1C30" w:rsidRPr="005512D2" w:rsidTr="001C3F68">
        <w:tblPrEx>
          <w:tblBorders>
            <w:bottom w:val="none" w:sz="0" w:space="0" w:color="auto"/>
          </w:tblBorders>
        </w:tblPrEx>
        <w:trPr>
          <w:trHeight w:val="560"/>
        </w:trPr>
        <w:tc>
          <w:tcPr>
            <w:tcW w:w="1510" w:type="dxa"/>
            <w:tcBorders>
              <w:top w:val="nil"/>
              <w:left w:val="nil"/>
              <w:bottom w:val="nil"/>
              <w:right w:val="nil"/>
            </w:tcBorders>
            <w:shd w:val="clear" w:color="auto" w:fill="auto"/>
            <w:hideMark/>
          </w:tcPr>
          <w:p w:rsidR="003D1C30" w:rsidRPr="005512D2" w:rsidRDefault="003D1C30" w:rsidP="003D1C30">
            <w:pPr>
              <w:rPr>
                <w:rFonts w:eastAsia="Times New Roman"/>
                <w:color w:val="000000"/>
              </w:rPr>
            </w:pPr>
            <w:r w:rsidRPr="005512D2">
              <w:rPr>
                <w:rFonts w:eastAsia="Calibri"/>
                <w:color w:val="000000"/>
              </w:rPr>
              <w:t>Arthur (2014)</w:t>
            </w:r>
          </w:p>
        </w:tc>
        <w:tc>
          <w:tcPr>
            <w:tcW w:w="113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19</w:t>
            </w:r>
          </w:p>
        </w:tc>
        <w:tc>
          <w:tcPr>
            <w:tcW w:w="622"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22</w:t>
            </w:r>
          </w:p>
        </w:tc>
        <w:tc>
          <w:tcPr>
            <w:tcW w:w="118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148</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105</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18</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54</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53</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0</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2014</w:t>
            </w:r>
          </w:p>
        </w:tc>
        <w:tc>
          <w:tcPr>
            <w:tcW w:w="1390" w:type="dxa"/>
            <w:gridSpan w:val="2"/>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97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93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149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.280</w:t>
            </w:r>
          </w:p>
        </w:tc>
      </w:tr>
      <w:tr w:rsidR="003D1C30" w:rsidRPr="005512D2" w:rsidTr="001C3F68">
        <w:tblPrEx>
          <w:tblBorders>
            <w:bottom w:val="none" w:sz="0" w:space="0" w:color="auto"/>
          </w:tblBorders>
        </w:tblPrEx>
        <w:trPr>
          <w:trHeight w:val="859"/>
        </w:trPr>
        <w:tc>
          <w:tcPr>
            <w:tcW w:w="1510" w:type="dxa"/>
            <w:tcBorders>
              <w:top w:val="nil"/>
              <w:left w:val="nil"/>
              <w:bottom w:val="nil"/>
              <w:right w:val="nil"/>
            </w:tcBorders>
            <w:shd w:val="clear" w:color="auto" w:fill="auto"/>
            <w:hideMark/>
          </w:tcPr>
          <w:p w:rsidR="003D1C30" w:rsidRPr="005512D2" w:rsidRDefault="003D1C30" w:rsidP="003D1C30">
            <w:pPr>
              <w:rPr>
                <w:rFonts w:eastAsia="Times New Roman"/>
                <w:color w:val="000000"/>
              </w:rPr>
            </w:pPr>
            <w:proofErr w:type="spellStart"/>
            <w:r w:rsidRPr="005512D2">
              <w:rPr>
                <w:rFonts w:eastAsia="Calibri"/>
                <w:color w:val="000000"/>
              </w:rPr>
              <w:t>Berenbaum</w:t>
            </w:r>
            <w:proofErr w:type="spellEnd"/>
            <w:r w:rsidRPr="005512D2">
              <w:rPr>
                <w:rFonts w:eastAsia="Calibri"/>
                <w:color w:val="000000"/>
              </w:rPr>
              <w:t xml:space="preserve"> &amp; Hines (1992)</w:t>
            </w:r>
          </w:p>
        </w:tc>
        <w:tc>
          <w:tcPr>
            <w:tcW w:w="113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65.79</w:t>
            </w:r>
          </w:p>
        </w:tc>
        <w:tc>
          <w:tcPr>
            <w:tcW w:w="622"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18</w:t>
            </w:r>
          </w:p>
        </w:tc>
        <w:tc>
          <w:tcPr>
            <w:tcW w:w="118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325.25</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270.21</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18</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135.13</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201.72</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1992</w:t>
            </w:r>
          </w:p>
        </w:tc>
        <w:tc>
          <w:tcPr>
            <w:tcW w:w="1390" w:type="dxa"/>
            <w:gridSpan w:val="2"/>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23</w:t>
            </w:r>
          </w:p>
        </w:tc>
        <w:tc>
          <w:tcPr>
            <w:tcW w:w="97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93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149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.252</w:t>
            </w:r>
          </w:p>
        </w:tc>
      </w:tr>
      <w:tr w:rsidR="003D1C30" w:rsidRPr="005512D2" w:rsidTr="001C3F68">
        <w:tblPrEx>
          <w:tblBorders>
            <w:bottom w:val="none" w:sz="0" w:space="0" w:color="auto"/>
          </w:tblBorders>
        </w:tblPrEx>
        <w:trPr>
          <w:trHeight w:val="840"/>
        </w:trPr>
        <w:tc>
          <w:tcPr>
            <w:tcW w:w="1510" w:type="dxa"/>
            <w:tcBorders>
              <w:top w:val="nil"/>
              <w:left w:val="nil"/>
              <w:bottom w:val="nil"/>
              <w:right w:val="nil"/>
            </w:tcBorders>
            <w:shd w:val="clear" w:color="auto" w:fill="auto"/>
            <w:hideMark/>
          </w:tcPr>
          <w:p w:rsidR="003D1C30" w:rsidRPr="005512D2" w:rsidRDefault="003D1C30" w:rsidP="003D1C30">
            <w:pPr>
              <w:rPr>
                <w:rFonts w:eastAsia="Times New Roman"/>
                <w:color w:val="000000"/>
              </w:rPr>
            </w:pPr>
            <w:proofErr w:type="spellStart"/>
            <w:r w:rsidRPr="005512D2">
              <w:rPr>
                <w:rFonts w:eastAsia="Calibri"/>
                <w:color w:val="000000"/>
              </w:rPr>
              <w:t>Berenbaum</w:t>
            </w:r>
            <w:proofErr w:type="spellEnd"/>
            <w:r w:rsidRPr="005512D2">
              <w:rPr>
                <w:rFonts w:eastAsia="Calibri"/>
                <w:color w:val="000000"/>
              </w:rPr>
              <w:t xml:space="preserve"> &amp; Snyder (1995)</w:t>
            </w:r>
          </w:p>
        </w:tc>
        <w:tc>
          <w:tcPr>
            <w:tcW w:w="113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93.1</w:t>
            </w:r>
          </w:p>
        </w:tc>
        <w:tc>
          <w:tcPr>
            <w:tcW w:w="622"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19</w:t>
            </w:r>
          </w:p>
        </w:tc>
        <w:tc>
          <w:tcPr>
            <w:tcW w:w="118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484.21</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141.28</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19</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202.48</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168.14</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1995</w:t>
            </w:r>
          </w:p>
        </w:tc>
        <w:tc>
          <w:tcPr>
            <w:tcW w:w="1390" w:type="dxa"/>
            <w:gridSpan w:val="2"/>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20</w:t>
            </w:r>
          </w:p>
        </w:tc>
        <w:tc>
          <w:tcPr>
            <w:tcW w:w="97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93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149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.252</w:t>
            </w:r>
          </w:p>
        </w:tc>
      </w:tr>
      <w:tr w:rsidR="003D1C30" w:rsidRPr="005512D2" w:rsidTr="001C3F68">
        <w:tblPrEx>
          <w:tblBorders>
            <w:bottom w:val="none" w:sz="0" w:space="0" w:color="auto"/>
          </w:tblBorders>
        </w:tblPrEx>
        <w:trPr>
          <w:trHeight w:val="560"/>
        </w:trPr>
        <w:tc>
          <w:tcPr>
            <w:tcW w:w="1510" w:type="dxa"/>
            <w:tcBorders>
              <w:top w:val="nil"/>
              <w:left w:val="nil"/>
              <w:bottom w:val="nil"/>
              <w:right w:val="nil"/>
            </w:tcBorders>
            <w:shd w:val="clear" w:color="auto" w:fill="auto"/>
            <w:hideMark/>
          </w:tcPr>
          <w:p w:rsidR="003D1C30" w:rsidRPr="005512D2" w:rsidRDefault="003D1C30" w:rsidP="003D1C30">
            <w:pPr>
              <w:rPr>
                <w:rFonts w:eastAsia="Times New Roman"/>
                <w:color w:val="000000"/>
              </w:rPr>
            </w:pPr>
            <w:proofErr w:type="spellStart"/>
            <w:r w:rsidRPr="005512D2">
              <w:rPr>
                <w:rFonts w:eastAsia="Calibri"/>
                <w:color w:val="000000"/>
              </w:rPr>
              <w:t>Doering</w:t>
            </w:r>
            <w:proofErr w:type="spellEnd"/>
            <w:r w:rsidRPr="005512D2">
              <w:rPr>
                <w:rFonts w:eastAsia="Calibri"/>
                <w:color w:val="000000"/>
              </w:rPr>
              <w:t xml:space="preserve"> et al (1989)</w:t>
            </w:r>
          </w:p>
        </w:tc>
        <w:tc>
          <w:tcPr>
            <w:tcW w:w="113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87</w:t>
            </w:r>
          </w:p>
        </w:tc>
        <w:tc>
          <w:tcPr>
            <w:tcW w:w="622"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15</w:t>
            </w:r>
          </w:p>
        </w:tc>
        <w:tc>
          <w:tcPr>
            <w:tcW w:w="118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260.1</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67.7</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15</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98.4</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101.3</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1989</w:t>
            </w:r>
          </w:p>
        </w:tc>
        <w:tc>
          <w:tcPr>
            <w:tcW w:w="1390" w:type="dxa"/>
            <w:gridSpan w:val="2"/>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26</w:t>
            </w:r>
          </w:p>
        </w:tc>
        <w:tc>
          <w:tcPr>
            <w:tcW w:w="97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93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149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.141</w:t>
            </w:r>
          </w:p>
        </w:tc>
      </w:tr>
      <w:tr w:rsidR="003D1C30" w:rsidRPr="005512D2" w:rsidTr="001C3F68">
        <w:tblPrEx>
          <w:tblBorders>
            <w:bottom w:val="none" w:sz="0" w:space="0" w:color="auto"/>
          </w:tblBorders>
        </w:tblPrEx>
        <w:trPr>
          <w:trHeight w:val="560"/>
        </w:trPr>
        <w:tc>
          <w:tcPr>
            <w:tcW w:w="1510" w:type="dxa"/>
            <w:tcBorders>
              <w:top w:val="nil"/>
              <w:left w:val="nil"/>
              <w:bottom w:val="nil"/>
              <w:right w:val="nil"/>
            </w:tcBorders>
            <w:shd w:val="clear" w:color="auto" w:fill="auto"/>
            <w:hideMark/>
          </w:tcPr>
          <w:p w:rsidR="003D1C30" w:rsidRPr="005512D2" w:rsidRDefault="003D1C30" w:rsidP="003D1C30">
            <w:pPr>
              <w:rPr>
                <w:rFonts w:eastAsia="Times New Roman"/>
                <w:color w:val="000000"/>
              </w:rPr>
            </w:pPr>
            <w:r w:rsidRPr="005512D2">
              <w:rPr>
                <w:rFonts w:eastAsia="Calibri"/>
                <w:color w:val="000000"/>
              </w:rPr>
              <w:t>Idle et al</w:t>
            </w:r>
            <w:r>
              <w:rPr>
                <w:rFonts w:eastAsia="Calibri"/>
                <w:color w:val="000000"/>
              </w:rPr>
              <w:t>.</w:t>
            </w:r>
            <w:r w:rsidRPr="005512D2">
              <w:rPr>
                <w:rFonts w:eastAsia="Calibri"/>
                <w:color w:val="000000"/>
              </w:rPr>
              <w:t xml:space="preserve"> (1993)</w:t>
            </w:r>
          </w:p>
        </w:tc>
        <w:tc>
          <w:tcPr>
            <w:tcW w:w="113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46</w:t>
            </w:r>
          </w:p>
        </w:tc>
        <w:tc>
          <w:tcPr>
            <w:tcW w:w="622"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10</w:t>
            </w:r>
          </w:p>
        </w:tc>
        <w:tc>
          <w:tcPr>
            <w:tcW w:w="118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393.2</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136.2</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10</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271.2</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139.7</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1993</w:t>
            </w:r>
          </w:p>
        </w:tc>
        <w:tc>
          <w:tcPr>
            <w:tcW w:w="1390" w:type="dxa"/>
            <w:gridSpan w:val="2"/>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22</w:t>
            </w:r>
          </w:p>
        </w:tc>
        <w:tc>
          <w:tcPr>
            <w:tcW w:w="97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w:t>
            </w:r>
          </w:p>
        </w:tc>
        <w:tc>
          <w:tcPr>
            <w:tcW w:w="93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w:t>
            </w:r>
          </w:p>
        </w:tc>
        <w:tc>
          <w:tcPr>
            <w:tcW w:w="149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.141</w:t>
            </w:r>
          </w:p>
        </w:tc>
      </w:tr>
      <w:tr w:rsidR="003D1C30" w:rsidRPr="005512D2" w:rsidTr="001C3F68">
        <w:tblPrEx>
          <w:tblBorders>
            <w:bottom w:val="none" w:sz="0" w:space="0" w:color="auto"/>
          </w:tblBorders>
        </w:tblPrEx>
        <w:trPr>
          <w:trHeight w:val="840"/>
        </w:trPr>
        <w:tc>
          <w:tcPr>
            <w:tcW w:w="1510" w:type="dxa"/>
            <w:tcBorders>
              <w:top w:val="nil"/>
              <w:left w:val="nil"/>
              <w:bottom w:val="nil"/>
              <w:right w:val="nil"/>
            </w:tcBorders>
            <w:shd w:val="clear" w:color="auto" w:fill="auto"/>
            <w:hideMark/>
          </w:tcPr>
          <w:p w:rsidR="003D1C30" w:rsidRPr="005512D2" w:rsidRDefault="003D1C30" w:rsidP="003D1C30">
            <w:pPr>
              <w:rPr>
                <w:rFonts w:eastAsia="Times New Roman"/>
                <w:color w:val="000000"/>
              </w:rPr>
            </w:pPr>
            <w:proofErr w:type="spellStart"/>
            <w:r w:rsidRPr="005512D2">
              <w:rPr>
                <w:rFonts w:eastAsia="Calibri"/>
                <w:color w:val="000000"/>
              </w:rPr>
              <w:t>Lamminmäki</w:t>
            </w:r>
            <w:proofErr w:type="spellEnd"/>
            <w:r w:rsidRPr="005512D2">
              <w:rPr>
                <w:rFonts w:eastAsia="Calibri"/>
                <w:color w:val="000000"/>
              </w:rPr>
              <w:t xml:space="preserve"> &amp; Hines (2012)</w:t>
            </w:r>
          </w:p>
        </w:tc>
        <w:tc>
          <w:tcPr>
            <w:tcW w:w="113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14</w:t>
            </w:r>
          </w:p>
        </w:tc>
        <w:tc>
          <w:tcPr>
            <w:tcW w:w="622"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21</w:t>
            </w:r>
          </w:p>
        </w:tc>
        <w:tc>
          <w:tcPr>
            <w:tcW w:w="118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46.2</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59.67</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21</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33.54</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47.16</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2012</w:t>
            </w:r>
          </w:p>
        </w:tc>
        <w:tc>
          <w:tcPr>
            <w:tcW w:w="1390" w:type="dxa"/>
            <w:gridSpan w:val="2"/>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w:t>
            </w:r>
          </w:p>
        </w:tc>
        <w:tc>
          <w:tcPr>
            <w:tcW w:w="97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93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149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.248</w:t>
            </w:r>
          </w:p>
        </w:tc>
      </w:tr>
      <w:tr w:rsidR="003D1C30" w:rsidRPr="005512D2" w:rsidTr="001C3F68">
        <w:tblPrEx>
          <w:tblBorders>
            <w:bottom w:val="none" w:sz="0" w:space="0" w:color="auto"/>
          </w:tblBorders>
        </w:tblPrEx>
        <w:trPr>
          <w:trHeight w:val="560"/>
        </w:trPr>
        <w:tc>
          <w:tcPr>
            <w:tcW w:w="1510" w:type="dxa"/>
            <w:tcBorders>
              <w:top w:val="nil"/>
              <w:left w:val="nil"/>
              <w:bottom w:val="nil"/>
              <w:right w:val="nil"/>
            </w:tcBorders>
            <w:shd w:val="clear" w:color="auto" w:fill="auto"/>
            <w:hideMark/>
          </w:tcPr>
          <w:p w:rsidR="003D1C30" w:rsidRPr="005512D2" w:rsidRDefault="003D1C30" w:rsidP="003D1C30">
            <w:pPr>
              <w:rPr>
                <w:rFonts w:eastAsia="Times New Roman"/>
                <w:color w:val="000000"/>
              </w:rPr>
            </w:pPr>
            <w:r w:rsidRPr="005512D2">
              <w:rPr>
                <w:rFonts w:eastAsia="Calibri"/>
                <w:color w:val="000000"/>
              </w:rPr>
              <w:t>Li &amp; Wong (2016)</w:t>
            </w:r>
          </w:p>
        </w:tc>
        <w:tc>
          <w:tcPr>
            <w:tcW w:w="113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77</w:t>
            </w:r>
          </w:p>
        </w:tc>
        <w:tc>
          <w:tcPr>
            <w:tcW w:w="622"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38</w:t>
            </w:r>
          </w:p>
        </w:tc>
        <w:tc>
          <w:tcPr>
            <w:tcW w:w="118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214.7</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132.26</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38</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43.38</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85.79</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2016</w:t>
            </w:r>
          </w:p>
        </w:tc>
        <w:tc>
          <w:tcPr>
            <w:tcW w:w="1390" w:type="dxa"/>
            <w:gridSpan w:val="2"/>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0</w:t>
            </w:r>
          </w:p>
        </w:tc>
        <w:tc>
          <w:tcPr>
            <w:tcW w:w="97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93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149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967DC8">
              <w:rPr>
                <w:rFonts w:eastAsia="Times New Roman"/>
                <w:color w:val="000000"/>
                <w:highlight w:val="yellow"/>
              </w:rPr>
              <w:t>Hong Kong/China</w:t>
            </w:r>
            <w:r>
              <w:rPr>
                <w:rFonts w:eastAsia="Times New Roman"/>
                <w:color w:val="000000"/>
              </w:rPr>
              <w:t>?</w:t>
            </w:r>
          </w:p>
        </w:tc>
      </w:tr>
      <w:tr w:rsidR="003D1C30" w:rsidRPr="005512D2" w:rsidTr="001C3F68">
        <w:tblPrEx>
          <w:tblBorders>
            <w:bottom w:val="none" w:sz="0" w:space="0" w:color="auto"/>
          </w:tblBorders>
        </w:tblPrEx>
        <w:trPr>
          <w:trHeight w:val="560"/>
        </w:trPr>
        <w:tc>
          <w:tcPr>
            <w:tcW w:w="1510" w:type="dxa"/>
            <w:tcBorders>
              <w:top w:val="nil"/>
              <w:left w:val="nil"/>
              <w:bottom w:val="nil"/>
              <w:right w:val="nil"/>
            </w:tcBorders>
            <w:shd w:val="clear" w:color="auto" w:fill="auto"/>
            <w:hideMark/>
          </w:tcPr>
          <w:p w:rsidR="003D1C30" w:rsidRPr="005512D2" w:rsidRDefault="003D1C30" w:rsidP="003D1C30">
            <w:pPr>
              <w:rPr>
                <w:rFonts w:eastAsia="Times New Roman"/>
                <w:color w:val="000000"/>
              </w:rPr>
            </w:pPr>
            <w:proofErr w:type="spellStart"/>
            <w:r w:rsidRPr="005512D2">
              <w:rPr>
                <w:rFonts w:eastAsia="Calibri"/>
                <w:color w:val="000000"/>
              </w:rPr>
              <w:t>Pasterski</w:t>
            </w:r>
            <w:proofErr w:type="spellEnd"/>
            <w:r w:rsidRPr="005512D2">
              <w:rPr>
                <w:rFonts w:eastAsia="Calibri"/>
                <w:color w:val="000000"/>
              </w:rPr>
              <w:t xml:space="preserve"> et al. (2005)  </w:t>
            </w:r>
          </w:p>
        </w:tc>
        <w:tc>
          <w:tcPr>
            <w:tcW w:w="113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81</w:t>
            </w:r>
          </w:p>
        </w:tc>
        <w:tc>
          <w:tcPr>
            <w:tcW w:w="622"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12</w:t>
            </w:r>
          </w:p>
        </w:tc>
        <w:tc>
          <w:tcPr>
            <w:tcW w:w="118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244.8</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118.8</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12</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7.2</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14.4</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2005</w:t>
            </w:r>
          </w:p>
        </w:tc>
        <w:tc>
          <w:tcPr>
            <w:tcW w:w="1390" w:type="dxa"/>
            <w:gridSpan w:val="2"/>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10</w:t>
            </w:r>
          </w:p>
        </w:tc>
        <w:tc>
          <w:tcPr>
            <w:tcW w:w="97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w:t>
            </w:r>
          </w:p>
        </w:tc>
        <w:tc>
          <w:tcPr>
            <w:tcW w:w="93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149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.228</w:t>
            </w:r>
          </w:p>
        </w:tc>
      </w:tr>
      <w:tr w:rsidR="003D1C30" w:rsidRPr="005512D2" w:rsidTr="001C3F68">
        <w:tblPrEx>
          <w:tblBorders>
            <w:bottom w:val="none" w:sz="0" w:space="0" w:color="auto"/>
          </w:tblBorders>
        </w:tblPrEx>
        <w:trPr>
          <w:trHeight w:val="560"/>
        </w:trPr>
        <w:tc>
          <w:tcPr>
            <w:tcW w:w="1510" w:type="dxa"/>
            <w:tcBorders>
              <w:top w:val="nil"/>
              <w:left w:val="nil"/>
              <w:bottom w:val="nil"/>
              <w:right w:val="nil"/>
            </w:tcBorders>
            <w:shd w:val="clear" w:color="auto" w:fill="auto"/>
            <w:hideMark/>
          </w:tcPr>
          <w:p w:rsidR="003D1C30" w:rsidRPr="005512D2" w:rsidRDefault="003D1C30" w:rsidP="003D1C30">
            <w:pPr>
              <w:rPr>
                <w:rFonts w:eastAsia="Times New Roman"/>
                <w:color w:val="000000"/>
              </w:rPr>
            </w:pPr>
            <w:proofErr w:type="spellStart"/>
            <w:r w:rsidRPr="005512D2">
              <w:rPr>
                <w:rFonts w:eastAsia="Calibri"/>
                <w:color w:val="000000"/>
              </w:rPr>
              <w:t>Pasterski</w:t>
            </w:r>
            <w:proofErr w:type="spellEnd"/>
            <w:r w:rsidRPr="005512D2">
              <w:rPr>
                <w:rFonts w:eastAsia="Calibri"/>
                <w:color w:val="000000"/>
              </w:rPr>
              <w:t xml:space="preserve"> et al. (2005) </w:t>
            </w:r>
          </w:p>
        </w:tc>
        <w:tc>
          <w:tcPr>
            <w:tcW w:w="113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81</w:t>
            </w:r>
          </w:p>
        </w:tc>
        <w:tc>
          <w:tcPr>
            <w:tcW w:w="622"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25</w:t>
            </w:r>
          </w:p>
        </w:tc>
        <w:tc>
          <w:tcPr>
            <w:tcW w:w="118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144</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144</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25</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43.2</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104.4</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2005</w:t>
            </w:r>
          </w:p>
        </w:tc>
        <w:tc>
          <w:tcPr>
            <w:tcW w:w="1390" w:type="dxa"/>
            <w:gridSpan w:val="2"/>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10</w:t>
            </w:r>
          </w:p>
        </w:tc>
        <w:tc>
          <w:tcPr>
            <w:tcW w:w="97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w:t>
            </w:r>
          </w:p>
        </w:tc>
        <w:tc>
          <w:tcPr>
            <w:tcW w:w="93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149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.228</w:t>
            </w:r>
          </w:p>
        </w:tc>
      </w:tr>
      <w:tr w:rsidR="003D1C30" w:rsidRPr="005512D2" w:rsidTr="001C3F68">
        <w:tblPrEx>
          <w:tblBorders>
            <w:bottom w:val="none" w:sz="0" w:space="0" w:color="auto"/>
          </w:tblBorders>
        </w:tblPrEx>
        <w:trPr>
          <w:trHeight w:val="560"/>
        </w:trPr>
        <w:tc>
          <w:tcPr>
            <w:tcW w:w="1510" w:type="dxa"/>
            <w:tcBorders>
              <w:top w:val="nil"/>
              <w:left w:val="nil"/>
              <w:bottom w:val="nil"/>
              <w:right w:val="nil"/>
            </w:tcBorders>
            <w:shd w:val="clear" w:color="auto" w:fill="auto"/>
            <w:hideMark/>
          </w:tcPr>
          <w:p w:rsidR="003D1C30" w:rsidRPr="005512D2" w:rsidRDefault="003D1C30" w:rsidP="003D1C30">
            <w:pPr>
              <w:rPr>
                <w:rFonts w:eastAsia="Times New Roman"/>
                <w:color w:val="000000"/>
              </w:rPr>
            </w:pPr>
            <w:proofErr w:type="spellStart"/>
            <w:r w:rsidRPr="005512D2">
              <w:rPr>
                <w:rFonts w:eastAsia="Calibri"/>
                <w:color w:val="000000"/>
              </w:rPr>
              <w:t>Pasterski</w:t>
            </w:r>
            <w:proofErr w:type="spellEnd"/>
            <w:r w:rsidRPr="005512D2">
              <w:rPr>
                <w:rFonts w:eastAsia="Calibri"/>
                <w:color w:val="000000"/>
              </w:rPr>
              <w:t xml:space="preserve"> et al. (2005) </w:t>
            </w:r>
          </w:p>
        </w:tc>
        <w:tc>
          <w:tcPr>
            <w:tcW w:w="113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81</w:t>
            </w:r>
          </w:p>
        </w:tc>
        <w:tc>
          <w:tcPr>
            <w:tcW w:w="622"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24</w:t>
            </w:r>
          </w:p>
        </w:tc>
        <w:tc>
          <w:tcPr>
            <w:tcW w:w="118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252</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100.8</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24</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46.8</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93.6</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2005</w:t>
            </w:r>
          </w:p>
        </w:tc>
        <w:tc>
          <w:tcPr>
            <w:tcW w:w="1390" w:type="dxa"/>
            <w:gridSpan w:val="2"/>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10</w:t>
            </w:r>
          </w:p>
        </w:tc>
        <w:tc>
          <w:tcPr>
            <w:tcW w:w="97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93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149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.228</w:t>
            </w:r>
          </w:p>
        </w:tc>
      </w:tr>
      <w:tr w:rsidR="003D1C30" w:rsidRPr="005512D2" w:rsidTr="001C3F68">
        <w:tblPrEx>
          <w:tblBorders>
            <w:bottom w:val="none" w:sz="0" w:space="0" w:color="auto"/>
          </w:tblBorders>
        </w:tblPrEx>
        <w:trPr>
          <w:trHeight w:val="560"/>
        </w:trPr>
        <w:tc>
          <w:tcPr>
            <w:tcW w:w="1510" w:type="dxa"/>
            <w:tcBorders>
              <w:top w:val="nil"/>
              <w:left w:val="nil"/>
              <w:bottom w:val="nil"/>
              <w:right w:val="nil"/>
            </w:tcBorders>
            <w:shd w:val="clear" w:color="auto" w:fill="auto"/>
            <w:hideMark/>
          </w:tcPr>
          <w:p w:rsidR="003D1C30" w:rsidRPr="005512D2" w:rsidRDefault="003D1C30" w:rsidP="003D1C30">
            <w:pPr>
              <w:rPr>
                <w:rFonts w:eastAsia="Times New Roman"/>
                <w:color w:val="000000"/>
              </w:rPr>
            </w:pPr>
            <w:proofErr w:type="spellStart"/>
            <w:r w:rsidRPr="005512D2">
              <w:rPr>
                <w:rFonts w:eastAsia="Calibri"/>
                <w:color w:val="000000"/>
              </w:rPr>
              <w:lastRenderedPageBreak/>
              <w:t>Schau</w:t>
            </w:r>
            <w:proofErr w:type="spellEnd"/>
            <w:r w:rsidRPr="005512D2">
              <w:rPr>
                <w:rFonts w:eastAsia="Calibri"/>
                <w:color w:val="000000"/>
              </w:rPr>
              <w:t xml:space="preserve"> et al. (1980)</w:t>
            </w:r>
          </w:p>
        </w:tc>
        <w:tc>
          <w:tcPr>
            <w:tcW w:w="113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48</w:t>
            </w:r>
          </w:p>
        </w:tc>
        <w:tc>
          <w:tcPr>
            <w:tcW w:w="622"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26</w:t>
            </w:r>
          </w:p>
        </w:tc>
        <w:tc>
          <w:tcPr>
            <w:tcW w:w="118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357.04</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209.02</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26</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131.48</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107.9</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1980</w:t>
            </w:r>
          </w:p>
        </w:tc>
        <w:tc>
          <w:tcPr>
            <w:tcW w:w="1390" w:type="dxa"/>
            <w:gridSpan w:val="2"/>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35</w:t>
            </w:r>
          </w:p>
        </w:tc>
        <w:tc>
          <w:tcPr>
            <w:tcW w:w="97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93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149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.288</w:t>
            </w:r>
          </w:p>
        </w:tc>
      </w:tr>
      <w:tr w:rsidR="003D1C30" w:rsidRPr="005512D2" w:rsidTr="001C3F68">
        <w:tblPrEx>
          <w:tblBorders>
            <w:bottom w:val="none" w:sz="0" w:space="0" w:color="auto"/>
          </w:tblBorders>
        </w:tblPrEx>
        <w:trPr>
          <w:trHeight w:val="560"/>
        </w:trPr>
        <w:tc>
          <w:tcPr>
            <w:tcW w:w="1510" w:type="dxa"/>
            <w:tcBorders>
              <w:top w:val="nil"/>
              <w:left w:val="nil"/>
              <w:bottom w:val="nil"/>
              <w:right w:val="nil"/>
            </w:tcBorders>
            <w:shd w:val="clear" w:color="auto" w:fill="auto"/>
            <w:hideMark/>
          </w:tcPr>
          <w:p w:rsidR="003D1C30" w:rsidRPr="005512D2" w:rsidRDefault="003D1C30" w:rsidP="003D1C30">
            <w:pPr>
              <w:rPr>
                <w:rFonts w:eastAsia="Times New Roman"/>
                <w:color w:val="000000"/>
              </w:rPr>
            </w:pPr>
            <w:r w:rsidRPr="005512D2">
              <w:rPr>
                <w:rFonts w:eastAsia="Calibri"/>
                <w:color w:val="000000"/>
              </w:rPr>
              <w:t>Servin et al. (1999)</w:t>
            </w:r>
          </w:p>
        </w:tc>
        <w:tc>
          <w:tcPr>
            <w:tcW w:w="113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12</w:t>
            </w:r>
          </w:p>
        </w:tc>
        <w:tc>
          <w:tcPr>
            <w:tcW w:w="622"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19</w:t>
            </w:r>
          </w:p>
        </w:tc>
        <w:tc>
          <w:tcPr>
            <w:tcW w:w="118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182.29</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103.93</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19</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114.48</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75.02</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1999</w:t>
            </w:r>
          </w:p>
        </w:tc>
        <w:tc>
          <w:tcPr>
            <w:tcW w:w="1390" w:type="dxa"/>
            <w:gridSpan w:val="2"/>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16</w:t>
            </w:r>
          </w:p>
        </w:tc>
        <w:tc>
          <w:tcPr>
            <w:tcW w:w="97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w:t>
            </w:r>
          </w:p>
        </w:tc>
        <w:tc>
          <w:tcPr>
            <w:tcW w:w="93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149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.073</w:t>
            </w:r>
          </w:p>
        </w:tc>
      </w:tr>
      <w:tr w:rsidR="003D1C30" w:rsidRPr="005512D2" w:rsidTr="001C3F68">
        <w:tblPrEx>
          <w:tblBorders>
            <w:bottom w:val="none" w:sz="0" w:space="0" w:color="auto"/>
          </w:tblBorders>
        </w:tblPrEx>
        <w:trPr>
          <w:trHeight w:val="560"/>
        </w:trPr>
        <w:tc>
          <w:tcPr>
            <w:tcW w:w="1510" w:type="dxa"/>
            <w:tcBorders>
              <w:top w:val="nil"/>
              <w:left w:val="nil"/>
              <w:bottom w:val="nil"/>
              <w:right w:val="nil"/>
            </w:tcBorders>
            <w:shd w:val="clear" w:color="auto" w:fill="auto"/>
            <w:hideMark/>
          </w:tcPr>
          <w:p w:rsidR="003D1C30" w:rsidRPr="005512D2" w:rsidRDefault="003D1C30" w:rsidP="003D1C30">
            <w:pPr>
              <w:rPr>
                <w:rFonts w:eastAsia="Times New Roman"/>
                <w:color w:val="000000"/>
              </w:rPr>
            </w:pPr>
            <w:r w:rsidRPr="005512D2">
              <w:rPr>
                <w:rFonts w:eastAsia="Calibri"/>
                <w:color w:val="000000"/>
              </w:rPr>
              <w:t>Servin et al. (1999)</w:t>
            </w:r>
          </w:p>
        </w:tc>
        <w:tc>
          <w:tcPr>
            <w:tcW w:w="113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36</w:t>
            </w:r>
          </w:p>
        </w:tc>
        <w:tc>
          <w:tcPr>
            <w:tcW w:w="622"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13</w:t>
            </w:r>
          </w:p>
        </w:tc>
        <w:tc>
          <w:tcPr>
            <w:tcW w:w="118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279.88</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67.09</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13</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139.75</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77.45</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1999</w:t>
            </w:r>
          </w:p>
        </w:tc>
        <w:tc>
          <w:tcPr>
            <w:tcW w:w="1390" w:type="dxa"/>
            <w:gridSpan w:val="2"/>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16</w:t>
            </w:r>
          </w:p>
        </w:tc>
        <w:tc>
          <w:tcPr>
            <w:tcW w:w="97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w:t>
            </w:r>
          </w:p>
        </w:tc>
        <w:tc>
          <w:tcPr>
            <w:tcW w:w="93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149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.073</w:t>
            </w:r>
          </w:p>
        </w:tc>
      </w:tr>
      <w:tr w:rsidR="003D1C30" w:rsidRPr="005512D2" w:rsidTr="001C3F68">
        <w:tblPrEx>
          <w:tblBorders>
            <w:bottom w:val="none" w:sz="0" w:space="0" w:color="auto"/>
          </w:tblBorders>
        </w:tblPrEx>
        <w:trPr>
          <w:trHeight w:val="560"/>
        </w:trPr>
        <w:tc>
          <w:tcPr>
            <w:tcW w:w="1510" w:type="dxa"/>
            <w:tcBorders>
              <w:top w:val="nil"/>
              <w:left w:val="nil"/>
              <w:bottom w:val="nil"/>
              <w:right w:val="nil"/>
            </w:tcBorders>
            <w:shd w:val="clear" w:color="auto" w:fill="auto"/>
            <w:hideMark/>
          </w:tcPr>
          <w:p w:rsidR="003D1C30" w:rsidRPr="005512D2" w:rsidRDefault="003D1C30" w:rsidP="003D1C30">
            <w:pPr>
              <w:rPr>
                <w:rFonts w:eastAsia="Times New Roman"/>
                <w:color w:val="000000"/>
              </w:rPr>
            </w:pPr>
            <w:r w:rsidRPr="005512D2">
              <w:rPr>
                <w:rFonts w:eastAsia="Calibri"/>
                <w:color w:val="000000"/>
              </w:rPr>
              <w:t>Servin et al. (1999)</w:t>
            </w:r>
          </w:p>
        </w:tc>
        <w:tc>
          <w:tcPr>
            <w:tcW w:w="113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60</w:t>
            </w:r>
          </w:p>
        </w:tc>
        <w:tc>
          <w:tcPr>
            <w:tcW w:w="622"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14</w:t>
            </w:r>
          </w:p>
        </w:tc>
        <w:tc>
          <w:tcPr>
            <w:tcW w:w="118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244.07</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123.3</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14</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150.42</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104.55</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1999</w:t>
            </w:r>
          </w:p>
        </w:tc>
        <w:tc>
          <w:tcPr>
            <w:tcW w:w="1390" w:type="dxa"/>
            <w:gridSpan w:val="2"/>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16</w:t>
            </w:r>
          </w:p>
        </w:tc>
        <w:tc>
          <w:tcPr>
            <w:tcW w:w="97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w:t>
            </w:r>
          </w:p>
        </w:tc>
        <w:tc>
          <w:tcPr>
            <w:tcW w:w="93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149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.073</w:t>
            </w:r>
          </w:p>
        </w:tc>
      </w:tr>
      <w:tr w:rsidR="003D1C30" w:rsidRPr="005512D2" w:rsidTr="001C3F68">
        <w:tblPrEx>
          <w:tblBorders>
            <w:bottom w:val="none" w:sz="0" w:space="0" w:color="auto"/>
          </w:tblBorders>
        </w:tblPrEx>
        <w:trPr>
          <w:trHeight w:val="320"/>
        </w:trPr>
        <w:tc>
          <w:tcPr>
            <w:tcW w:w="1510" w:type="dxa"/>
            <w:tcBorders>
              <w:top w:val="nil"/>
              <w:left w:val="nil"/>
              <w:bottom w:val="nil"/>
              <w:right w:val="nil"/>
            </w:tcBorders>
            <w:shd w:val="clear" w:color="auto" w:fill="auto"/>
            <w:hideMark/>
          </w:tcPr>
          <w:p w:rsidR="003D1C30" w:rsidRPr="005512D2" w:rsidRDefault="003D1C30" w:rsidP="003D1C30">
            <w:pPr>
              <w:rPr>
                <w:rFonts w:eastAsia="Times New Roman"/>
                <w:color w:val="000000"/>
              </w:rPr>
            </w:pPr>
            <w:r w:rsidRPr="005512D2">
              <w:rPr>
                <w:rFonts w:eastAsia="Calibri"/>
                <w:color w:val="000000"/>
              </w:rPr>
              <w:t>Todd et al.</w:t>
            </w:r>
            <w:r>
              <w:rPr>
                <w:rFonts w:eastAsia="Calibri"/>
                <w:color w:val="000000"/>
              </w:rPr>
              <w:t xml:space="preserve"> (2016)</w:t>
            </w:r>
          </w:p>
        </w:tc>
        <w:tc>
          <w:tcPr>
            <w:tcW w:w="113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13</w:t>
            </w:r>
          </w:p>
        </w:tc>
        <w:tc>
          <w:tcPr>
            <w:tcW w:w="622"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20</w:t>
            </w:r>
          </w:p>
        </w:tc>
        <w:tc>
          <w:tcPr>
            <w:tcW w:w="118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31.65</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29.15</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20</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5.75</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11.55</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0</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2014</w:t>
            </w:r>
          </w:p>
        </w:tc>
        <w:tc>
          <w:tcPr>
            <w:tcW w:w="1390" w:type="dxa"/>
            <w:gridSpan w:val="2"/>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0</w:t>
            </w:r>
          </w:p>
        </w:tc>
        <w:tc>
          <w:tcPr>
            <w:tcW w:w="97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93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w:t>
            </w:r>
          </w:p>
        </w:tc>
        <w:tc>
          <w:tcPr>
            <w:tcW w:w="149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.193</w:t>
            </w:r>
          </w:p>
        </w:tc>
      </w:tr>
      <w:tr w:rsidR="003D1C30" w:rsidRPr="005512D2" w:rsidTr="001C3F68">
        <w:tblPrEx>
          <w:tblBorders>
            <w:bottom w:val="none" w:sz="0" w:space="0" w:color="auto"/>
          </w:tblBorders>
        </w:tblPrEx>
        <w:trPr>
          <w:trHeight w:val="320"/>
        </w:trPr>
        <w:tc>
          <w:tcPr>
            <w:tcW w:w="1510" w:type="dxa"/>
            <w:tcBorders>
              <w:top w:val="nil"/>
              <w:left w:val="nil"/>
              <w:bottom w:val="nil"/>
              <w:right w:val="nil"/>
            </w:tcBorders>
            <w:shd w:val="clear" w:color="auto" w:fill="auto"/>
            <w:hideMark/>
          </w:tcPr>
          <w:p w:rsidR="003D1C30" w:rsidRPr="005512D2" w:rsidRDefault="003D1C30" w:rsidP="003D1C30">
            <w:pPr>
              <w:rPr>
                <w:rFonts w:eastAsia="Times New Roman"/>
                <w:color w:val="000000"/>
              </w:rPr>
            </w:pPr>
            <w:r w:rsidRPr="005512D2">
              <w:rPr>
                <w:rFonts w:eastAsia="Calibri"/>
                <w:color w:val="000000"/>
              </w:rPr>
              <w:t>Todd et al.</w:t>
            </w:r>
            <w:r>
              <w:rPr>
                <w:rFonts w:eastAsia="Calibri"/>
                <w:color w:val="000000"/>
              </w:rPr>
              <w:t xml:space="preserve"> (2016)</w:t>
            </w:r>
          </w:p>
        </w:tc>
        <w:tc>
          <w:tcPr>
            <w:tcW w:w="113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21.5</w:t>
            </w:r>
          </w:p>
        </w:tc>
        <w:tc>
          <w:tcPr>
            <w:tcW w:w="622"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18</w:t>
            </w:r>
          </w:p>
        </w:tc>
        <w:tc>
          <w:tcPr>
            <w:tcW w:w="118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46.95</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29.7</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18</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12.3</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17.65</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0</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2014</w:t>
            </w:r>
          </w:p>
        </w:tc>
        <w:tc>
          <w:tcPr>
            <w:tcW w:w="1390" w:type="dxa"/>
            <w:gridSpan w:val="2"/>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0</w:t>
            </w:r>
          </w:p>
        </w:tc>
        <w:tc>
          <w:tcPr>
            <w:tcW w:w="97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93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w:t>
            </w:r>
          </w:p>
        </w:tc>
        <w:tc>
          <w:tcPr>
            <w:tcW w:w="149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.193</w:t>
            </w:r>
          </w:p>
        </w:tc>
      </w:tr>
      <w:tr w:rsidR="003D1C30" w:rsidRPr="005512D2" w:rsidTr="001C3F68">
        <w:tblPrEx>
          <w:tblBorders>
            <w:bottom w:val="none" w:sz="0" w:space="0" w:color="auto"/>
          </w:tblBorders>
        </w:tblPrEx>
        <w:trPr>
          <w:trHeight w:val="320"/>
        </w:trPr>
        <w:tc>
          <w:tcPr>
            <w:tcW w:w="1510" w:type="dxa"/>
            <w:tcBorders>
              <w:top w:val="nil"/>
              <w:left w:val="nil"/>
              <w:bottom w:val="nil"/>
              <w:right w:val="nil"/>
            </w:tcBorders>
            <w:shd w:val="clear" w:color="auto" w:fill="auto"/>
            <w:hideMark/>
          </w:tcPr>
          <w:p w:rsidR="003D1C30" w:rsidRPr="005512D2" w:rsidRDefault="003D1C30" w:rsidP="003D1C30">
            <w:pPr>
              <w:rPr>
                <w:rFonts w:eastAsia="Times New Roman"/>
                <w:color w:val="000000"/>
              </w:rPr>
            </w:pPr>
            <w:r w:rsidRPr="005512D2">
              <w:rPr>
                <w:rFonts w:eastAsia="Calibri"/>
                <w:color w:val="000000"/>
              </w:rPr>
              <w:t>Todd et al.</w:t>
            </w:r>
            <w:r>
              <w:rPr>
                <w:rFonts w:eastAsia="Calibri"/>
                <w:color w:val="000000"/>
              </w:rPr>
              <w:t xml:space="preserve"> (2016)</w:t>
            </w:r>
          </w:p>
        </w:tc>
        <w:tc>
          <w:tcPr>
            <w:tcW w:w="113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28</w:t>
            </w:r>
          </w:p>
        </w:tc>
        <w:tc>
          <w:tcPr>
            <w:tcW w:w="622"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16</w:t>
            </w:r>
          </w:p>
        </w:tc>
        <w:tc>
          <w:tcPr>
            <w:tcW w:w="118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75</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28.6</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16</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13.6</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17.6</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0</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2014</w:t>
            </w:r>
          </w:p>
        </w:tc>
        <w:tc>
          <w:tcPr>
            <w:tcW w:w="1390" w:type="dxa"/>
            <w:gridSpan w:val="2"/>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0</w:t>
            </w:r>
          </w:p>
        </w:tc>
        <w:tc>
          <w:tcPr>
            <w:tcW w:w="97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93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w:t>
            </w:r>
          </w:p>
        </w:tc>
        <w:tc>
          <w:tcPr>
            <w:tcW w:w="149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.193</w:t>
            </w:r>
          </w:p>
        </w:tc>
      </w:tr>
      <w:tr w:rsidR="003D1C30" w:rsidRPr="005512D2" w:rsidTr="001C3F68">
        <w:tblPrEx>
          <w:tblBorders>
            <w:bottom w:val="none" w:sz="0" w:space="0" w:color="auto"/>
          </w:tblBorders>
        </w:tblPrEx>
        <w:trPr>
          <w:trHeight w:val="560"/>
        </w:trPr>
        <w:tc>
          <w:tcPr>
            <w:tcW w:w="1510" w:type="dxa"/>
            <w:tcBorders>
              <w:top w:val="nil"/>
              <w:left w:val="nil"/>
              <w:bottom w:val="nil"/>
              <w:right w:val="nil"/>
            </w:tcBorders>
            <w:shd w:val="clear" w:color="auto" w:fill="auto"/>
            <w:hideMark/>
          </w:tcPr>
          <w:p w:rsidR="003D1C30" w:rsidRPr="005512D2" w:rsidRDefault="003D1C30" w:rsidP="003D1C30">
            <w:pPr>
              <w:rPr>
                <w:rFonts w:eastAsia="Times New Roman"/>
                <w:color w:val="000000"/>
              </w:rPr>
            </w:pPr>
            <w:r w:rsidRPr="005512D2">
              <w:rPr>
                <w:rFonts w:eastAsia="Calibri"/>
                <w:color w:val="000000"/>
              </w:rPr>
              <w:t xml:space="preserve">van de </w:t>
            </w:r>
            <w:proofErr w:type="spellStart"/>
            <w:r w:rsidRPr="005512D2">
              <w:rPr>
                <w:rFonts w:eastAsia="Calibri"/>
                <w:color w:val="000000"/>
              </w:rPr>
              <w:t>Beek</w:t>
            </w:r>
            <w:proofErr w:type="spellEnd"/>
            <w:r w:rsidRPr="005512D2">
              <w:rPr>
                <w:rFonts w:eastAsia="Calibri"/>
                <w:color w:val="000000"/>
              </w:rPr>
              <w:t xml:space="preserve"> (2009)</w:t>
            </w:r>
          </w:p>
        </w:tc>
        <w:tc>
          <w:tcPr>
            <w:tcW w:w="113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13</w:t>
            </w:r>
          </w:p>
        </w:tc>
        <w:tc>
          <w:tcPr>
            <w:tcW w:w="622"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63</w:t>
            </w:r>
          </w:p>
        </w:tc>
        <w:tc>
          <w:tcPr>
            <w:tcW w:w="118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169.98</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118.23</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63</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112.47</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94.54</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2009</w:t>
            </w:r>
          </w:p>
        </w:tc>
        <w:tc>
          <w:tcPr>
            <w:tcW w:w="1390" w:type="dxa"/>
            <w:gridSpan w:val="2"/>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6</w:t>
            </w:r>
          </w:p>
        </w:tc>
        <w:tc>
          <w:tcPr>
            <w:tcW w:w="97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93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149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.052</w:t>
            </w:r>
          </w:p>
        </w:tc>
      </w:tr>
      <w:tr w:rsidR="003D1C30" w:rsidRPr="005512D2" w:rsidTr="001C3F68">
        <w:tblPrEx>
          <w:tblBorders>
            <w:bottom w:val="none" w:sz="0" w:space="0" w:color="auto"/>
          </w:tblBorders>
        </w:tblPrEx>
        <w:trPr>
          <w:trHeight w:val="840"/>
        </w:trPr>
        <w:tc>
          <w:tcPr>
            <w:tcW w:w="1510" w:type="dxa"/>
            <w:tcBorders>
              <w:top w:val="nil"/>
              <w:left w:val="nil"/>
              <w:bottom w:val="nil"/>
              <w:right w:val="nil"/>
            </w:tcBorders>
            <w:shd w:val="clear" w:color="auto" w:fill="auto"/>
            <w:hideMark/>
          </w:tcPr>
          <w:p w:rsidR="003D1C30" w:rsidRPr="005512D2" w:rsidRDefault="003D1C30" w:rsidP="003D1C30">
            <w:pPr>
              <w:rPr>
                <w:rFonts w:eastAsia="Times New Roman"/>
                <w:color w:val="000000"/>
              </w:rPr>
            </w:pPr>
            <w:proofErr w:type="spellStart"/>
            <w:r w:rsidRPr="005512D2">
              <w:rPr>
                <w:rFonts w:eastAsia="Calibri"/>
                <w:color w:val="000000"/>
              </w:rPr>
              <w:t>Wilansky-Traynor</w:t>
            </w:r>
            <w:proofErr w:type="spellEnd"/>
            <w:r w:rsidRPr="005512D2">
              <w:rPr>
                <w:rFonts w:eastAsia="Calibri"/>
                <w:color w:val="000000"/>
              </w:rPr>
              <w:t xml:space="preserve"> &amp;  </w:t>
            </w:r>
            <w:proofErr w:type="spellStart"/>
            <w:r w:rsidRPr="005512D2">
              <w:rPr>
                <w:rFonts w:eastAsia="Calibri"/>
                <w:color w:val="000000"/>
              </w:rPr>
              <w:t>Lobel</w:t>
            </w:r>
            <w:proofErr w:type="spellEnd"/>
            <w:r w:rsidRPr="005512D2">
              <w:rPr>
                <w:rFonts w:eastAsia="Calibri"/>
                <w:color w:val="000000"/>
              </w:rPr>
              <w:t xml:space="preserve"> (2008) </w:t>
            </w:r>
          </w:p>
        </w:tc>
        <w:tc>
          <w:tcPr>
            <w:tcW w:w="113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65.83</w:t>
            </w:r>
          </w:p>
        </w:tc>
        <w:tc>
          <w:tcPr>
            <w:tcW w:w="622"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26</w:t>
            </w:r>
          </w:p>
        </w:tc>
        <w:tc>
          <w:tcPr>
            <w:tcW w:w="118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158.33</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80.79</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26</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80.45</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66.38</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0</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2008</w:t>
            </w:r>
          </w:p>
        </w:tc>
        <w:tc>
          <w:tcPr>
            <w:tcW w:w="1390" w:type="dxa"/>
            <w:gridSpan w:val="2"/>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7</w:t>
            </w:r>
          </w:p>
        </w:tc>
        <w:tc>
          <w:tcPr>
            <w:tcW w:w="97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93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w:t>
            </w:r>
          </w:p>
        </w:tc>
        <w:tc>
          <w:tcPr>
            <w:tcW w:w="149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.143</w:t>
            </w:r>
          </w:p>
        </w:tc>
      </w:tr>
      <w:tr w:rsidR="003D1C30" w:rsidRPr="005512D2" w:rsidTr="001C3F68">
        <w:tblPrEx>
          <w:tblBorders>
            <w:bottom w:val="none" w:sz="0" w:space="0" w:color="auto"/>
          </w:tblBorders>
        </w:tblPrEx>
        <w:trPr>
          <w:trHeight w:val="840"/>
        </w:trPr>
        <w:tc>
          <w:tcPr>
            <w:tcW w:w="1510" w:type="dxa"/>
            <w:tcBorders>
              <w:top w:val="nil"/>
              <w:left w:val="nil"/>
              <w:bottom w:val="nil"/>
              <w:right w:val="nil"/>
            </w:tcBorders>
            <w:shd w:val="clear" w:color="auto" w:fill="auto"/>
            <w:hideMark/>
          </w:tcPr>
          <w:p w:rsidR="003D1C30" w:rsidRPr="005512D2" w:rsidRDefault="003D1C30" w:rsidP="003D1C30">
            <w:pPr>
              <w:rPr>
                <w:rFonts w:eastAsia="Times New Roman"/>
                <w:color w:val="000000"/>
              </w:rPr>
            </w:pPr>
            <w:proofErr w:type="spellStart"/>
            <w:r w:rsidRPr="005512D2">
              <w:rPr>
                <w:rFonts w:eastAsia="Calibri"/>
                <w:color w:val="000000"/>
              </w:rPr>
              <w:t>Wilansky-Traynor</w:t>
            </w:r>
            <w:proofErr w:type="spellEnd"/>
            <w:r w:rsidRPr="005512D2">
              <w:rPr>
                <w:rFonts w:eastAsia="Calibri"/>
                <w:color w:val="000000"/>
              </w:rPr>
              <w:t xml:space="preserve"> &amp; </w:t>
            </w:r>
            <w:proofErr w:type="spellStart"/>
            <w:r w:rsidRPr="005512D2">
              <w:rPr>
                <w:rFonts w:eastAsia="Calibri"/>
                <w:color w:val="000000"/>
              </w:rPr>
              <w:t>Lobel</w:t>
            </w:r>
            <w:proofErr w:type="spellEnd"/>
            <w:r w:rsidRPr="005512D2">
              <w:rPr>
                <w:rFonts w:eastAsia="Calibri"/>
                <w:color w:val="000000"/>
              </w:rPr>
              <w:t xml:space="preserve"> (2008) </w:t>
            </w:r>
          </w:p>
        </w:tc>
        <w:tc>
          <w:tcPr>
            <w:tcW w:w="113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65.83</w:t>
            </w:r>
          </w:p>
        </w:tc>
        <w:tc>
          <w:tcPr>
            <w:tcW w:w="622"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31</w:t>
            </w:r>
          </w:p>
        </w:tc>
        <w:tc>
          <w:tcPr>
            <w:tcW w:w="118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130.89</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89.36</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31</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82.01</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75.83</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0</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2008</w:t>
            </w:r>
          </w:p>
        </w:tc>
        <w:tc>
          <w:tcPr>
            <w:tcW w:w="1390" w:type="dxa"/>
            <w:gridSpan w:val="2"/>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7</w:t>
            </w:r>
          </w:p>
        </w:tc>
        <w:tc>
          <w:tcPr>
            <w:tcW w:w="97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93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w:t>
            </w:r>
          </w:p>
        </w:tc>
        <w:tc>
          <w:tcPr>
            <w:tcW w:w="149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.143</w:t>
            </w:r>
          </w:p>
        </w:tc>
      </w:tr>
      <w:tr w:rsidR="003D1C30" w:rsidRPr="005512D2" w:rsidTr="001C3F68">
        <w:tblPrEx>
          <w:tblBorders>
            <w:bottom w:val="none" w:sz="0" w:space="0" w:color="auto"/>
          </w:tblBorders>
        </w:tblPrEx>
        <w:trPr>
          <w:trHeight w:val="560"/>
        </w:trPr>
        <w:tc>
          <w:tcPr>
            <w:tcW w:w="1510" w:type="dxa"/>
            <w:tcBorders>
              <w:top w:val="nil"/>
              <w:left w:val="nil"/>
              <w:bottom w:val="nil"/>
              <w:right w:val="nil"/>
            </w:tcBorders>
            <w:shd w:val="clear" w:color="auto" w:fill="auto"/>
            <w:hideMark/>
          </w:tcPr>
          <w:p w:rsidR="003D1C30" w:rsidRPr="005512D2" w:rsidRDefault="003D1C30" w:rsidP="003D1C30">
            <w:pPr>
              <w:rPr>
                <w:rFonts w:eastAsia="Times New Roman"/>
                <w:color w:val="000000"/>
              </w:rPr>
            </w:pPr>
            <w:r w:rsidRPr="005512D2">
              <w:rPr>
                <w:rFonts w:eastAsia="Calibri"/>
                <w:color w:val="000000"/>
              </w:rPr>
              <w:t>Zosuls et al. (2009)</w:t>
            </w:r>
          </w:p>
        </w:tc>
        <w:tc>
          <w:tcPr>
            <w:tcW w:w="113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18</w:t>
            </w:r>
          </w:p>
        </w:tc>
        <w:tc>
          <w:tcPr>
            <w:tcW w:w="622"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36</w:t>
            </w:r>
          </w:p>
        </w:tc>
        <w:tc>
          <w:tcPr>
            <w:tcW w:w="118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72</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90</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36</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30</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36</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2009</w:t>
            </w:r>
          </w:p>
        </w:tc>
        <w:tc>
          <w:tcPr>
            <w:tcW w:w="1390" w:type="dxa"/>
            <w:gridSpan w:val="2"/>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6</w:t>
            </w:r>
          </w:p>
        </w:tc>
        <w:tc>
          <w:tcPr>
            <w:tcW w:w="97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93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149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.288</w:t>
            </w:r>
          </w:p>
        </w:tc>
      </w:tr>
      <w:tr w:rsidR="003D1C30" w:rsidRPr="005512D2" w:rsidTr="001C3F68">
        <w:tblPrEx>
          <w:tblBorders>
            <w:bottom w:val="none" w:sz="0" w:space="0" w:color="auto"/>
          </w:tblBorders>
        </w:tblPrEx>
        <w:trPr>
          <w:trHeight w:val="560"/>
        </w:trPr>
        <w:tc>
          <w:tcPr>
            <w:tcW w:w="1510" w:type="dxa"/>
            <w:tcBorders>
              <w:top w:val="nil"/>
              <w:left w:val="nil"/>
              <w:bottom w:val="nil"/>
              <w:right w:val="nil"/>
            </w:tcBorders>
            <w:shd w:val="clear" w:color="auto" w:fill="auto"/>
            <w:hideMark/>
          </w:tcPr>
          <w:p w:rsidR="003D1C30" w:rsidRPr="005512D2" w:rsidRDefault="003D1C30" w:rsidP="003D1C30">
            <w:pPr>
              <w:rPr>
                <w:rFonts w:eastAsia="Times New Roman"/>
                <w:color w:val="000000"/>
              </w:rPr>
            </w:pPr>
            <w:r w:rsidRPr="005512D2">
              <w:rPr>
                <w:rFonts w:eastAsia="Calibri"/>
                <w:color w:val="000000"/>
              </w:rPr>
              <w:t xml:space="preserve">Zosuls et al. (2009) </w:t>
            </w:r>
          </w:p>
        </w:tc>
        <w:tc>
          <w:tcPr>
            <w:tcW w:w="113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22</w:t>
            </w:r>
          </w:p>
        </w:tc>
        <w:tc>
          <w:tcPr>
            <w:tcW w:w="622"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36</w:t>
            </w:r>
          </w:p>
        </w:tc>
        <w:tc>
          <w:tcPr>
            <w:tcW w:w="118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78</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114</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36</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30</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42</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2009</w:t>
            </w:r>
          </w:p>
        </w:tc>
        <w:tc>
          <w:tcPr>
            <w:tcW w:w="1390" w:type="dxa"/>
            <w:gridSpan w:val="2"/>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6</w:t>
            </w:r>
          </w:p>
        </w:tc>
        <w:tc>
          <w:tcPr>
            <w:tcW w:w="97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93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149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.288</w:t>
            </w:r>
          </w:p>
        </w:tc>
      </w:tr>
      <w:tr w:rsidR="003D1C30" w:rsidRPr="005512D2" w:rsidTr="001C3F68">
        <w:tblPrEx>
          <w:tblBorders>
            <w:bottom w:val="none" w:sz="0" w:space="0" w:color="auto"/>
          </w:tblBorders>
        </w:tblPrEx>
        <w:trPr>
          <w:trHeight w:val="560"/>
        </w:trPr>
        <w:tc>
          <w:tcPr>
            <w:tcW w:w="1510" w:type="dxa"/>
            <w:tcBorders>
              <w:top w:val="nil"/>
              <w:left w:val="nil"/>
              <w:bottom w:val="nil"/>
              <w:right w:val="nil"/>
            </w:tcBorders>
            <w:shd w:val="clear" w:color="auto" w:fill="auto"/>
            <w:hideMark/>
          </w:tcPr>
          <w:p w:rsidR="003D1C30" w:rsidRPr="005512D2" w:rsidRDefault="003D1C30" w:rsidP="003D1C30">
            <w:pPr>
              <w:rPr>
                <w:rFonts w:eastAsia="Times New Roman"/>
                <w:color w:val="000000"/>
              </w:rPr>
            </w:pPr>
            <w:r w:rsidRPr="005512D2">
              <w:rPr>
                <w:rFonts w:eastAsia="Times New Roman"/>
                <w:color w:val="000000"/>
                <w:lang w:val="de-DE"/>
              </w:rPr>
              <w:t xml:space="preserve">Zosuls et al. (2009) </w:t>
            </w:r>
          </w:p>
        </w:tc>
        <w:tc>
          <w:tcPr>
            <w:tcW w:w="113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18</w:t>
            </w:r>
          </w:p>
        </w:tc>
        <w:tc>
          <w:tcPr>
            <w:tcW w:w="622"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36</w:t>
            </w:r>
          </w:p>
        </w:tc>
        <w:tc>
          <w:tcPr>
            <w:tcW w:w="118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54</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84</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36</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42</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54</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2009</w:t>
            </w:r>
          </w:p>
        </w:tc>
        <w:tc>
          <w:tcPr>
            <w:tcW w:w="1390" w:type="dxa"/>
            <w:gridSpan w:val="2"/>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6</w:t>
            </w:r>
          </w:p>
        </w:tc>
        <w:tc>
          <w:tcPr>
            <w:tcW w:w="97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w:t>
            </w:r>
          </w:p>
        </w:tc>
        <w:tc>
          <w:tcPr>
            <w:tcW w:w="93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149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.288</w:t>
            </w:r>
          </w:p>
        </w:tc>
      </w:tr>
      <w:tr w:rsidR="003D1C30" w:rsidRPr="005512D2" w:rsidTr="001C3F68">
        <w:tblPrEx>
          <w:tblBorders>
            <w:bottom w:val="none" w:sz="0" w:space="0" w:color="auto"/>
          </w:tblBorders>
        </w:tblPrEx>
        <w:trPr>
          <w:trHeight w:val="560"/>
        </w:trPr>
        <w:tc>
          <w:tcPr>
            <w:tcW w:w="1510" w:type="dxa"/>
            <w:tcBorders>
              <w:top w:val="nil"/>
              <w:left w:val="nil"/>
              <w:bottom w:val="nil"/>
              <w:right w:val="nil"/>
            </w:tcBorders>
            <w:shd w:val="clear" w:color="auto" w:fill="auto"/>
            <w:hideMark/>
          </w:tcPr>
          <w:p w:rsidR="003D1C30" w:rsidRPr="005512D2" w:rsidRDefault="003D1C30" w:rsidP="003D1C30">
            <w:pPr>
              <w:rPr>
                <w:rFonts w:eastAsia="Times New Roman"/>
                <w:color w:val="000000"/>
              </w:rPr>
            </w:pPr>
            <w:r w:rsidRPr="005512D2">
              <w:rPr>
                <w:rFonts w:eastAsia="Times New Roman"/>
                <w:color w:val="000000"/>
                <w:lang w:val="de-DE"/>
              </w:rPr>
              <w:t xml:space="preserve">Zosuls et al. (2009) </w:t>
            </w:r>
          </w:p>
        </w:tc>
        <w:tc>
          <w:tcPr>
            <w:tcW w:w="113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22</w:t>
            </w:r>
          </w:p>
        </w:tc>
        <w:tc>
          <w:tcPr>
            <w:tcW w:w="622"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36</w:t>
            </w:r>
          </w:p>
        </w:tc>
        <w:tc>
          <w:tcPr>
            <w:tcW w:w="118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66</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66</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36</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36</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84</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2009</w:t>
            </w:r>
          </w:p>
        </w:tc>
        <w:tc>
          <w:tcPr>
            <w:tcW w:w="1390" w:type="dxa"/>
            <w:gridSpan w:val="2"/>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6</w:t>
            </w:r>
          </w:p>
        </w:tc>
        <w:tc>
          <w:tcPr>
            <w:tcW w:w="97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w:t>
            </w:r>
          </w:p>
        </w:tc>
        <w:tc>
          <w:tcPr>
            <w:tcW w:w="93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149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.288</w:t>
            </w:r>
          </w:p>
        </w:tc>
      </w:tr>
      <w:tr w:rsidR="003D1C30" w:rsidRPr="005512D2" w:rsidTr="001C3F68">
        <w:tblPrEx>
          <w:tblBorders>
            <w:bottom w:val="none" w:sz="0" w:space="0" w:color="auto"/>
          </w:tblBorders>
        </w:tblPrEx>
        <w:trPr>
          <w:trHeight w:val="1400"/>
        </w:trPr>
        <w:tc>
          <w:tcPr>
            <w:tcW w:w="1510" w:type="dxa"/>
            <w:tcBorders>
              <w:top w:val="nil"/>
              <w:left w:val="nil"/>
              <w:bottom w:val="nil"/>
              <w:right w:val="nil"/>
            </w:tcBorders>
            <w:shd w:val="clear" w:color="auto" w:fill="auto"/>
            <w:hideMark/>
          </w:tcPr>
          <w:p w:rsidR="003D1C30" w:rsidRPr="005512D2" w:rsidRDefault="003D1C30" w:rsidP="003D1C30">
            <w:pPr>
              <w:rPr>
                <w:rFonts w:eastAsia="Times New Roman"/>
                <w:color w:val="000000"/>
              </w:rPr>
            </w:pPr>
            <w:r w:rsidRPr="005512D2">
              <w:rPr>
                <w:rFonts w:eastAsia="Calibri"/>
                <w:color w:val="000000"/>
              </w:rPr>
              <w:lastRenderedPageBreak/>
              <w:t xml:space="preserve">Zosuls, </w:t>
            </w:r>
            <w:proofErr w:type="spellStart"/>
            <w:r w:rsidRPr="005512D2">
              <w:rPr>
                <w:rFonts w:eastAsia="Calibri"/>
                <w:color w:val="000000"/>
              </w:rPr>
              <w:t>Ruble</w:t>
            </w:r>
            <w:proofErr w:type="spellEnd"/>
            <w:r w:rsidRPr="005512D2">
              <w:rPr>
                <w:rFonts w:eastAsia="Calibri"/>
                <w:color w:val="000000"/>
              </w:rPr>
              <w:t xml:space="preserve"> &amp; </w:t>
            </w:r>
            <w:proofErr w:type="spellStart"/>
            <w:r w:rsidRPr="005512D2">
              <w:rPr>
                <w:rFonts w:eastAsia="Calibri"/>
                <w:color w:val="000000"/>
              </w:rPr>
              <w:t>Tamis-LeMonda</w:t>
            </w:r>
            <w:proofErr w:type="spellEnd"/>
            <w:r w:rsidRPr="005512D2">
              <w:rPr>
                <w:rFonts w:eastAsia="Calibri"/>
                <w:color w:val="000000"/>
              </w:rPr>
              <w:t xml:space="preserve"> (2014)</w:t>
            </w:r>
          </w:p>
        </w:tc>
        <w:tc>
          <w:tcPr>
            <w:tcW w:w="113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24</w:t>
            </w:r>
          </w:p>
        </w:tc>
        <w:tc>
          <w:tcPr>
            <w:tcW w:w="622"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93</w:t>
            </w:r>
          </w:p>
        </w:tc>
        <w:tc>
          <w:tcPr>
            <w:tcW w:w="1187"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64.8</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56.7</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99</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32.4</w:t>
            </w:r>
          </w:p>
        </w:tc>
        <w:tc>
          <w:tcPr>
            <w:tcW w:w="1190"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35.1</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1191"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2014</w:t>
            </w:r>
          </w:p>
        </w:tc>
        <w:tc>
          <w:tcPr>
            <w:tcW w:w="1390" w:type="dxa"/>
            <w:gridSpan w:val="2"/>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97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93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1496" w:type="dxa"/>
            <w:tcBorders>
              <w:top w:val="nil"/>
              <w:left w:val="nil"/>
              <w:bottom w:val="nil"/>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.280</w:t>
            </w:r>
          </w:p>
        </w:tc>
      </w:tr>
      <w:tr w:rsidR="003D1C30" w:rsidRPr="005512D2" w:rsidTr="001C3F68">
        <w:tblPrEx>
          <w:tblBorders>
            <w:bottom w:val="none" w:sz="0" w:space="0" w:color="auto"/>
          </w:tblBorders>
        </w:tblPrEx>
        <w:trPr>
          <w:trHeight w:val="1420"/>
        </w:trPr>
        <w:tc>
          <w:tcPr>
            <w:tcW w:w="1510" w:type="dxa"/>
            <w:tcBorders>
              <w:top w:val="nil"/>
              <w:left w:val="nil"/>
              <w:bottom w:val="single" w:sz="8" w:space="0" w:color="auto"/>
              <w:right w:val="nil"/>
            </w:tcBorders>
            <w:shd w:val="clear" w:color="auto" w:fill="auto"/>
            <w:hideMark/>
          </w:tcPr>
          <w:p w:rsidR="003D1C30" w:rsidRPr="005512D2" w:rsidRDefault="003D1C30" w:rsidP="003D1C30">
            <w:pPr>
              <w:rPr>
                <w:rFonts w:eastAsia="Times New Roman"/>
                <w:color w:val="000000"/>
              </w:rPr>
            </w:pPr>
            <w:r w:rsidRPr="005512D2">
              <w:rPr>
                <w:rFonts w:eastAsia="Calibri"/>
                <w:color w:val="000000"/>
              </w:rPr>
              <w:t xml:space="preserve">Zosuls, </w:t>
            </w:r>
            <w:proofErr w:type="spellStart"/>
            <w:r w:rsidRPr="005512D2">
              <w:rPr>
                <w:rFonts w:eastAsia="Calibri"/>
                <w:color w:val="000000"/>
              </w:rPr>
              <w:t>Ruble</w:t>
            </w:r>
            <w:proofErr w:type="spellEnd"/>
            <w:r w:rsidRPr="005512D2">
              <w:rPr>
                <w:rFonts w:eastAsia="Calibri"/>
                <w:color w:val="000000"/>
              </w:rPr>
              <w:t xml:space="preserve"> &amp; </w:t>
            </w:r>
            <w:proofErr w:type="spellStart"/>
            <w:r w:rsidRPr="005512D2">
              <w:rPr>
                <w:rFonts w:eastAsia="Calibri"/>
                <w:color w:val="000000"/>
              </w:rPr>
              <w:t>Tamis-LeMonda</w:t>
            </w:r>
            <w:proofErr w:type="spellEnd"/>
            <w:r w:rsidRPr="005512D2">
              <w:rPr>
                <w:rFonts w:eastAsia="Calibri"/>
                <w:color w:val="000000"/>
              </w:rPr>
              <w:t xml:space="preserve"> (2014)</w:t>
            </w:r>
          </w:p>
        </w:tc>
        <w:tc>
          <w:tcPr>
            <w:tcW w:w="1137" w:type="dxa"/>
            <w:tcBorders>
              <w:top w:val="nil"/>
              <w:left w:val="nil"/>
              <w:bottom w:val="single" w:sz="8" w:space="0" w:color="auto"/>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36</w:t>
            </w:r>
          </w:p>
        </w:tc>
        <w:tc>
          <w:tcPr>
            <w:tcW w:w="622" w:type="dxa"/>
            <w:tcBorders>
              <w:top w:val="nil"/>
              <w:left w:val="nil"/>
              <w:bottom w:val="single" w:sz="8" w:space="0" w:color="auto"/>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63</w:t>
            </w:r>
          </w:p>
        </w:tc>
        <w:tc>
          <w:tcPr>
            <w:tcW w:w="1187" w:type="dxa"/>
            <w:tcBorders>
              <w:top w:val="nil"/>
              <w:left w:val="nil"/>
              <w:bottom w:val="single" w:sz="8" w:space="0" w:color="auto"/>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67.5</w:t>
            </w:r>
          </w:p>
        </w:tc>
        <w:tc>
          <w:tcPr>
            <w:tcW w:w="1190" w:type="dxa"/>
            <w:tcBorders>
              <w:top w:val="nil"/>
              <w:left w:val="nil"/>
              <w:bottom w:val="single" w:sz="8" w:space="0" w:color="auto"/>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48.6</w:t>
            </w:r>
          </w:p>
        </w:tc>
        <w:tc>
          <w:tcPr>
            <w:tcW w:w="1190" w:type="dxa"/>
            <w:tcBorders>
              <w:top w:val="nil"/>
              <w:left w:val="nil"/>
              <w:bottom w:val="single" w:sz="8" w:space="0" w:color="auto"/>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77</w:t>
            </w:r>
          </w:p>
        </w:tc>
        <w:tc>
          <w:tcPr>
            <w:tcW w:w="1190" w:type="dxa"/>
            <w:tcBorders>
              <w:top w:val="nil"/>
              <w:left w:val="nil"/>
              <w:bottom w:val="single" w:sz="8" w:space="0" w:color="auto"/>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43.2</w:t>
            </w:r>
          </w:p>
        </w:tc>
        <w:tc>
          <w:tcPr>
            <w:tcW w:w="1190" w:type="dxa"/>
            <w:tcBorders>
              <w:top w:val="nil"/>
              <w:left w:val="nil"/>
              <w:bottom w:val="single" w:sz="8" w:space="0" w:color="auto"/>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43.2</w:t>
            </w:r>
          </w:p>
        </w:tc>
        <w:tc>
          <w:tcPr>
            <w:tcW w:w="1191" w:type="dxa"/>
            <w:tcBorders>
              <w:top w:val="nil"/>
              <w:left w:val="nil"/>
              <w:bottom w:val="single" w:sz="8" w:space="0" w:color="auto"/>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1</w:t>
            </w:r>
          </w:p>
        </w:tc>
        <w:tc>
          <w:tcPr>
            <w:tcW w:w="1191" w:type="dxa"/>
            <w:tcBorders>
              <w:top w:val="nil"/>
              <w:left w:val="nil"/>
              <w:bottom w:val="single" w:sz="8" w:space="0" w:color="auto"/>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2014</w:t>
            </w:r>
          </w:p>
        </w:tc>
        <w:tc>
          <w:tcPr>
            <w:tcW w:w="1390" w:type="dxa"/>
            <w:gridSpan w:val="2"/>
            <w:tcBorders>
              <w:top w:val="nil"/>
              <w:left w:val="nil"/>
              <w:bottom w:val="single" w:sz="8" w:space="0" w:color="auto"/>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976" w:type="dxa"/>
            <w:tcBorders>
              <w:top w:val="nil"/>
              <w:left w:val="nil"/>
              <w:bottom w:val="single" w:sz="8" w:space="0" w:color="auto"/>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936" w:type="dxa"/>
            <w:tcBorders>
              <w:top w:val="nil"/>
              <w:left w:val="nil"/>
              <w:bottom w:val="single" w:sz="8" w:space="0" w:color="auto"/>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2</w:t>
            </w:r>
          </w:p>
        </w:tc>
        <w:tc>
          <w:tcPr>
            <w:tcW w:w="1496" w:type="dxa"/>
            <w:tcBorders>
              <w:top w:val="nil"/>
              <w:left w:val="nil"/>
              <w:bottom w:val="single" w:sz="8" w:space="0" w:color="auto"/>
              <w:right w:val="nil"/>
            </w:tcBorders>
            <w:shd w:val="clear" w:color="auto" w:fill="auto"/>
            <w:hideMark/>
          </w:tcPr>
          <w:p w:rsidR="003D1C30" w:rsidRPr="005512D2" w:rsidRDefault="003D1C30" w:rsidP="003D1C30">
            <w:pPr>
              <w:jc w:val="center"/>
              <w:rPr>
                <w:rFonts w:eastAsia="Times New Roman"/>
                <w:color w:val="000000"/>
              </w:rPr>
            </w:pPr>
            <w:r w:rsidRPr="005512D2">
              <w:rPr>
                <w:rFonts w:eastAsia="Calibri"/>
                <w:color w:val="000000"/>
              </w:rPr>
              <w:t>0.280</w:t>
            </w:r>
          </w:p>
        </w:tc>
      </w:tr>
    </w:tbl>
    <w:p w:rsidR="003D1C30" w:rsidRPr="005512D2" w:rsidRDefault="003D1C30" w:rsidP="003D1C30">
      <w:pPr>
        <w:rPr>
          <w:rFonts w:eastAsia="Calibri"/>
        </w:rPr>
      </w:pPr>
      <w:r w:rsidRPr="0072582E">
        <w:rPr>
          <w:rFonts w:eastAsia="Calibri"/>
        </w:rPr>
        <w:t xml:space="preserve">Notes: N = sample size; Mean play = mean seconds played with toy; SD = standard deviation; Neutral toys (1= ‘neutral toys included’; 2 = ‘neutral toys not included’); </w:t>
      </w:r>
      <w:r w:rsidRPr="0072582E">
        <w:rPr>
          <w:rFonts w:eastAsia="Times New Roman"/>
        </w:rPr>
        <w:t>Publication years = years since publication of the study</w:t>
      </w:r>
      <w:r w:rsidRPr="0072582E">
        <w:rPr>
          <w:rFonts w:eastAsia="Calibri"/>
        </w:rPr>
        <w:t>; Parent present (</w:t>
      </w:r>
      <w:r w:rsidRPr="0072582E">
        <w:rPr>
          <w:rFonts w:eastAsia="Times New Roman"/>
        </w:rPr>
        <w:t>1= absent; 2 = minimal interaction; 3= moderate or full interaction); Setting = location of study (1= home; 2 = lab; 3 = nursery); Country = Gender Inequality Index, a measure of how gender-egalitarian the country was at the time the study took place.</w:t>
      </w:r>
    </w:p>
    <w:p w:rsidR="001C3F68" w:rsidRDefault="001C3F68" w:rsidP="003D1C30">
      <w:pPr>
        <w:sectPr w:rsidR="001C3F68" w:rsidSect="001C3F68">
          <w:pgSz w:w="16838" w:h="11906" w:orient="landscape" w:code="9"/>
          <w:pgMar w:top="1440" w:right="1440" w:bottom="1440" w:left="1440" w:header="709" w:footer="709" w:gutter="0"/>
          <w:cols w:space="708"/>
          <w:docGrid w:linePitch="360"/>
        </w:sectPr>
      </w:pPr>
    </w:p>
    <w:p w:rsidR="003D1C30" w:rsidRDefault="003D1C30" w:rsidP="003D1C30">
      <w:pPr>
        <w:rPr>
          <w:ins w:id="1" w:author="Todd" w:date="2017-11-14T12:46:00Z"/>
        </w:rPr>
      </w:pPr>
    </w:p>
    <w:tbl>
      <w:tblPr>
        <w:tblW w:w="15417" w:type="dxa"/>
        <w:tblBorders>
          <w:bottom w:val="single" w:sz="4" w:space="0" w:color="auto"/>
        </w:tblBorders>
        <w:tblLayout w:type="fixed"/>
        <w:tblLook w:val="04A0"/>
      </w:tblPr>
      <w:tblGrid>
        <w:gridCol w:w="108"/>
        <w:gridCol w:w="1515"/>
        <w:gridCol w:w="1060"/>
        <w:gridCol w:w="1041"/>
        <w:gridCol w:w="1041"/>
        <w:gridCol w:w="1041"/>
        <w:gridCol w:w="1041"/>
        <w:gridCol w:w="1041"/>
        <w:gridCol w:w="1041"/>
        <w:gridCol w:w="1041"/>
        <w:gridCol w:w="1041"/>
        <w:gridCol w:w="1292"/>
        <w:gridCol w:w="1041"/>
        <w:gridCol w:w="830"/>
        <w:gridCol w:w="211"/>
        <w:gridCol w:w="1032"/>
      </w:tblGrid>
      <w:tr w:rsidR="003D1C30" w:rsidRPr="0072582E" w:rsidTr="003D1C30">
        <w:trPr>
          <w:gridAfter w:val="2"/>
          <w:wAfter w:w="1243" w:type="dxa"/>
        </w:trPr>
        <w:tc>
          <w:tcPr>
            <w:tcW w:w="14174" w:type="dxa"/>
            <w:gridSpan w:val="14"/>
            <w:tcBorders>
              <w:top w:val="single" w:sz="4" w:space="0" w:color="auto"/>
              <w:left w:val="nil"/>
              <w:bottom w:val="nil"/>
              <w:right w:val="nil"/>
            </w:tcBorders>
          </w:tcPr>
          <w:p w:rsidR="003D1C30" w:rsidRPr="0072582E" w:rsidRDefault="003D1C30" w:rsidP="003D1C30">
            <w:pPr>
              <w:rPr>
                <w:rFonts w:eastAsia="Calibri"/>
                <w:b/>
              </w:rPr>
            </w:pPr>
            <w:r w:rsidRPr="0072582E">
              <w:rPr>
                <w:rFonts w:eastAsia="Calibri"/>
                <w:b/>
              </w:rPr>
              <w:t>Table 1b.  Information extracted from the included papers with reference to ‘female-typed’ toys.</w:t>
            </w:r>
          </w:p>
        </w:tc>
      </w:tr>
      <w:tr w:rsidR="003D1C30" w:rsidTr="003D1C30">
        <w:tblPrEx>
          <w:tblBorders>
            <w:bottom w:val="none" w:sz="0" w:space="0" w:color="auto"/>
          </w:tblBorders>
        </w:tblPrEx>
        <w:trPr>
          <w:gridBefore w:val="1"/>
          <w:wBefore w:w="108" w:type="dxa"/>
          <w:trHeight w:val="340"/>
        </w:trPr>
        <w:tc>
          <w:tcPr>
            <w:tcW w:w="1515" w:type="dxa"/>
            <w:tcBorders>
              <w:top w:val="nil"/>
              <w:left w:val="nil"/>
              <w:bottom w:val="nil"/>
              <w:right w:val="nil"/>
            </w:tcBorders>
            <w:shd w:val="clear" w:color="auto" w:fill="auto"/>
            <w:noWrap/>
            <w:hideMark/>
          </w:tcPr>
          <w:p w:rsidR="003D1C30" w:rsidRDefault="003D1C30" w:rsidP="003D1C30">
            <w:pPr>
              <w:rPr>
                <w:rFonts w:asciiTheme="minorHAnsi" w:hAnsiTheme="minorHAnsi" w:cstheme="minorBidi"/>
                <w:sz w:val="20"/>
                <w:szCs w:val="20"/>
              </w:rPr>
            </w:pPr>
          </w:p>
        </w:tc>
        <w:tc>
          <w:tcPr>
            <w:tcW w:w="1060" w:type="dxa"/>
            <w:tcBorders>
              <w:top w:val="nil"/>
              <w:left w:val="nil"/>
              <w:bottom w:val="nil"/>
              <w:right w:val="nil"/>
            </w:tcBorders>
            <w:shd w:val="clear" w:color="auto" w:fill="auto"/>
            <w:noWrap/>
            <w:hideMark/>
          </w:tcPr>
          <w:p w:rsidR="003D1C30" w:rsidRDefault="003D1C30" w:rsidP="003D1C30">
            <w:pPr>
              <w:rPr>
                <w:rFonts w:eastAsia="Times New Roman"/>
                <w:sz w:val="20"/>
                <w:szCs w:val="20"/>
              </w:rPr>
            </w:pPr>
          </w:p>
        </w:tc>
        <w:tc>
          <w:tcPr>
            <w:tcW w:w="3123" w:type="dxa"/>
            <w:gridSpan w:val="3"/>
            <w:tcBorders>
              <w:top w:val="nil"/>
              <w:left w:val="nil"/>
              <w:bottom w:val="single" w:sz="8" w:space="0" w:color="auto"/>
              <w:right w:val="nil"/>
            </w:tcBorders>
            <w:shd w:val="clear" w:color="auto" w:fill="auto"/>
            <w:noWrap/>
            <w:hideMark/>
          </w:tcPr>
          <w:p w:rsidR="003D1C30" w:rsidRPr="002C43CC" w:rsidRDefault="003D1C30" w:rsidP="003D1C30">
            <w:pPr>
              <w:jc w:val="center"/>
              <w:rPr>
                <w:rFonts w:eastAsia="Times New Roman"/>
                <w:b/>
                <w:bCs/>
                <w:color w:val="000000"/>
              </w:rPr>
            </w:pPr>
            <w:r w:rsidRPr="002C43CC">
              <w:rPr>
                <w:rFonts w:eastAsia="Times New Roman"/>
                <w:b/>
                <w:bCs/>
                <w:color w:val="000000"/>
              </w:rPr>
              <w:t>Boys</w:t>
            </w:r>
          </w:p>
        </w:tc>
        <w:tc>
          <w:tcPr>
            <w:tcW w:w="3123" w:type="dxa"/>
            <w:gridSpan w:val="3"/>
            <w:tcBorders>
              <w:top w:val="nil"/>
              <w:left w:val="nil"/>
              <w:bottom w:val="single" w:sz="8" w:space="0" w:color="auto"/>
              <w:right w:val="nil"/>
            </w:tcBorders>
            <w:shd w:val="clear" w:color="auto" w:fill="auto"/>
            <w:noWrap/>
            <w:hideMark/>
          </w:tcPr>
          <w:p w:rsidR="003D1C30" w:rsidRPr="002C43CC" w:rsidRDefault="003D1C30" w:rsidP="003D1C30">
            <w:pPr>
              <w:jc w:val="center"/>
              <w:rPr>
                <w:rFonts w:eastAsia="Times New Roman"/>
                <w:b/>
                <w:bCs/>
                <w:color w:val="000000"/>
              </w:rPr>
            </w:pPr>
            <w:r w:rsidRPr="002C43CC">
              <w:rPr>
                <w:rFonts w:eastAsia="Times New Roman"/>
                <w:b/>
                <w:bCs/>
                <w:color w:val="000000"/>
              </w:rPr>
              <w:t>Girls</w:t>
            </w:r>
          </w:p>
        </w:tc>
        <w:tc>
          <w:tcPr>
            <w:tcW w:w="1041" w:type="dxa"/>
            <w:tcBorders>
              <w:top w:val="nil"/>
              <w:left w:val="nil"/>
              <w:bottom w:val="nil"/>
              <w:right w:val="nil"/>
            </w:tcBorders>
            <w:shd w:val="clear" w:color="auto" w:fill="auto"/>
            <w:noWrap/>
            <w:hideMark/>
          </w:tcPr>
          <w:p w:rsidR="003D1C30" w:rsidRDefault="003D1C30" w:rsidP="003D1C30">
            <w:pPr>
              <w:jc w:val="center"/>
              <w:rPr>
                <w:rFonts w:ascii="Calibri" w:eastAsia="Times New Roman" w:hAnsi="Calibri"/>
                <w:b/>
                <w:bCs/>
                <w:color w:val="000000"/>
              </w:rPr>
            </w:pPr>
          </w:p>
        </w:tc>
        <w:tc>
          <w:tcPr>
            <w:tcW w:w="1041" w:type="dxa"/>
            <w:tcBorders>
              <w:top w:val="nil"/>
              <w:left w:val="nil"/>
              <w:bottom w:val="nil"/>
              <w:right w:val="nil"/>
            </w:tcBorders>
            <w:shd w:val="clear" w:color="auto" w:fill="auto"/>
            <w:noWrap/>
            <w:hideMark/>
          </w:tcPr>
          <w:p w:rsidR="003D1C30" w:rsidRDefault="003D1C30" w:rsidP="003D1C30">
            <w:pPr>
              <w:rPr>
                <w:rFonts w:eastAsia="Times New Roman"/>
                <w:sz w:val="20"/>
                <w:szCs w:val="20"/>
              </w:rPr>
            </w:pPr>
          </w:p>
        </w:tc>
        <w:tc>
          <w:tcPr>
            <w:tcW w:w="1292" w:type="dxa"/>
            <w:tcBorders>
              <w:top w:val="nil"/>
              <w:left w:val="nil"/>
              <w:bottom w:val="nil"/>
              <w:right w:val="nil"/>
            </w:tcBorders>
            <w:shd w:val="clear" w:color="auto" w:fill="auto"/>
            <w:noWrap/>
            <w:hideMark/>
          </w:tcPr>
          <w:p w:rsidR="003D1C30" w:rsidRDefault="003D1C30" w:rsidP="003D1C30">
            <w:pPr>
              <w:rPr>
                <w:rFonts w:eastAsia="Times New Roman"/>
                <w:sz w:val="20"/>
                <w:szCs w:val="20"/>
              </w:rPr>
            </w:pPr>
          </w:p>
        </w:tc>
        <w:tc>
          <w:tcPr>
            <w:tcW w:w="1041" w:type="dxa"/>
            <w:tcBorders>
              <w:top w:val="nil"/>
              <w:left w:val="nil"/>
              <w:bottom w:val="nil"/>
              <w:right w:val="nil"/>
            </w:tcBorders>
            <w:shd w:val="clear" w:color="auto" w:fill="auto"/>
            <w:noWrap/>
            <w:hideMark/>
          </w:tcPr>
          <w:p w:rsidR="003D1C30" w:rsidRDefault="003D1C30" w:rsidP="003D1C30">
            <w:pPr>
              <w:rPr>
                <w:rFonts w:eastAsia="Times New Roman"/>
                <w:sz w:val="20"/>
                <w:szCs w:val="20"/>
              </w:rPr>
            </w:pPr>
          </w:p>
        </w:tc>
        <w:tc>
          <w:tcPr>
            <w:tcW w:w="1041" w:type="dxa"/>
            <w:gridSpan w:val="2"/>
            <w:tcBorders>
              <w:top w:val="nil"/>
              <w:left w:val="nil"/>
              <w:bottom w:val="nil"/>
              <w:right w:val="nil"/>
            </w:tcBorders>
            <w:shd w:val="clear" w:color="auto" w:fill="auto"/>
            <w:noWrap/>
            <w:hideMark/>
          </w:tcPr>
          <w:p w:rsidR="003D1C30" w:rsidRDefault="003D1C30" w:rsidP="003D1C30">
            <w:pPr>
              <w:rPr>
                <w:rFonts w:eastAsia="Times New Roman"/>
                <w:sz w:val="20"/>
                <w:szCs w:val="20"/>
              </w:rPr>
            </w:pPr>
          </w:p>
        </w:tc>
        <w:tc>
          <w:tcPr>
            <w:tcW w:w="1032" w:type="dxa"/>
            <w:tcBorders>
              <w:top w:val="nil"/>
              <w:left w:val="nil"/>
              <w:bottom w:val="nil"/>
              <w:right w:val="nil"/>
            </w:tcBorders>
            <w:shd w:val="clear" w:color="auto" w:fill="auto"/>
            <w:noWrap/>
            <w:hideMark/>
          </w:tcPr>
          <w:p w:rsidR="003D1C30" w:rsidRDefault="003D1C30" w:rsidP="003D1C30">
            <w:pPr>
              <w:rPr>
                <w:rFonts w:eastAsia="Times New Roman"/>
                <w:sz w:val="20"/>
                <w:szCs w:val="20"/>
              </w:rPr>
            </w:pPr>
          </w:p>
        </w:tc>
      </w:tr>
      <w:tr w:rsidR="003D1C30" w:rsidTr="003D1C30">
        <w:tblPrEx>
          <w:tblBorders>
            <w:bottom w:val="none" w:sz="0" w:space="0" w:color="auto"/>
          </w:tblBorders>
        </w:tblPrEx>
        <w:trPr>
          <w:gridBefore w:val="1"/>
          <w:wBefore w:w="108" w:type="dxa"/>
          <w:trHeight w:val="580"/>
        </w:trPr>
        <w:tc>
          <w:tcPr>
            <w:tcW w:w="1515" w:type="dxa"/>
            <w:tcBorders>
              <w:top w:val="nil"/>
              <w:left w:val="nil"/>
              <w:bottom w:val="single" w:sz="8" w:space="0" w:color="auto"/>
              <w:right w:val="nil"/>
            </w:tcBorders>
            <w:shd w:val="clear" w:color="auto" w:fill="auto"/>
            <w:hideMark/>
          </w:tcPr>
          <w:p w:rsidR="003D1C30" w:rsidRDefault="003D1C30" w:rsidP="003D1C30">
            <w:pPr>
              <w:jc w:val="center"/>
              <w:rPr>
                <w:rFonts w:eastAsia="Times New Roman"/>
                <w:b/>
                <w:bCs/>
                <w:color w:val="000000"/>
                <w:sz w:val="22"/>
                <w:szCs w:val="22"/>
              </w:rPr>
            </w:pPr>
            <w:r>
              <w:rPr>
                <w:rFonts w:eastAsia="Calibri"/>
                <w:b/>
                <w:bCs/>
                <w:color w:val="000000"/>
                <w:sz w:val="22"/>
                <w:szCs w:val="22"/>
              </w:rPr>
              <w:t>Study</w:t>
            </w:r>
            <w:r>
              <w:rPr>
                <w:rFonts w:ascii="Cambria" w:eastAsia="Calibri" w:hAnsi="Cambria"/>
                <w:color w:val="000000"/>
                <w:sz w:val="16"/>
                <w:szCs w:val="16"/>
              </w:rPr>
              <w:t> </w:t>
            </w:r>
          </w:p>
        </w:tc>
        <w:tc>
          <w:tcPr>
            <w:tcW w:w="1060" w:type="dxa"/>
            <w:tcBorders>
              <w:top w:val="nil"/>
              <w:left w:val="nil"/>
              <w:bottom w:val="single" w:sz="8" w:space="0" w:color="auto"/>
              <w:right w:val="nil"/>
            </w:tcBorders>
            <w:shd w:val="clear" w:color="auto" w:fill="auto"/>
            <w:hideMark/>
          </w:tcPr>
          <w:p w:rsidR="003D1C30" w:rsidRDefault="003D1C30" w:rsidP="003D1C30">
            <w:pPr>
              <w:jc w:val="center"/>
              <w:rPr>
                <w:rFonts w:eastAsia="Times New Roman"/>
                <w:b/>
                <w:bCs/>
                <w:color w:val="000000"/>
                <w:sz w:val="22"/>
                <w:szCs w:val="22"/>
              </w:rPr>
            </w:pPr>
            <w:r>
              <w:rPr>
                <w:rFonts w:eastAsia="Calibri"/>
                <w:b/>
                <w:bCs/>
                <w:color w:val="000000"/>
                <w:sz w:val="22"/>
                <w:szCs w:val="22"/>
              </w:rPr>
              <w:t>Age (months)</w:t>
            </w:r>
          </w:p>
        </w:tc>
        <w:tc>
          <w:tcPr>
            <w:tcW w:w="1041" w:type="dxa"/>
            <w:tcBorders>
              <w:top w:val="nil"/>
              <w:left w:val="nil"/>
              <w:bottom w:val="single" w:sz="8" w:space="0" w:color="auto"/>
              <w:right w:val="nil"/>
            </w:tcBorders>
            <w:shd w:val="clear" w:color="auto" w:fill="auto"/>
            <w:hideMark/>
          </w:tcPr>
          <w:p w:rsidR="003D1C30" w:rsidRDefault="003D1C30" w:rsidP="003D1C30">
            <w:pPr>
              <w:jc w:val="center"/>
              <w:rPr>
                <w:rFonts w:eastAsia="Times New Roman"/>
                <w:b/>
                <w:bCs/>
                <w:color w:val="000000"/>
                <w:sz w:val="22"/>
                <w:szCs w:val="22"/>
              </w:rPr>
            </w:pPr>
            <w:r>
              <w:rPr>
                <w:rFonts w:eastAsia="Calibri"/>
                <w:b/>
                <w:bCs/>
                <w:color w:val="000000"/>
                <w:sz w:val="22"/>
                <w:szCs w:val="22"/>
              </w:rPr>
              <w:t>N</w:t>
            </w:r>
          </w:p>
        </w:tc>
        <w:tc>
          <w:tcPr>
            <w:tcW w:w="1041" w:type="dxa"/>
            <w:tcBorders>
              <w:top w:val="nil"/>
              <w:left w:val="nil"/>
              <w:bottom w:val="single" w:sz="8" w:space="0" w:color="auto"/>
              <w:right w:val="nil"/>
            </w:tcBorders>
            <w:shd w:val="clear" w:color="auto" w:fill="auto"/>
            <w:hideMark/>
          </w:tcPr>
          <w:p w:rsidR="003D1C30" w:rsidRDefault="003D1C30" w:rsidP="003D1C30">
            <w:pPr>
              <w:jc w:val="center"/>
              <w:rPr>
                <w:rFonts w:eastAsia="Times New Roman"/>
                <w:b/>
                <w:bCs/>
                <w:color w:val="000000"/>
                <w:sz w:val="22"/>
                <w:szCs w:val="22"/>
              </w:rPr>
            </w:pPr>
            <w:r>
              <w:rPr>
                <w:rFonts w:eastAsia="Calibri"/>
                <w:b/>
                <w:bCs/>
                <w:color w:val="000000"/>
                <w:sz w:val="22"/>
                <w:szCs w:val="22"/>
              </w:rPr>
              <w:t>Mean play</w:t>
            </w:r>
          </w:p>
        </w:tc>
        <w:tc>
          <w:tcPr>
            <w:tcW w:w="1041" w:type="dxa"/>
            <w:tcBorders>
              <w:top w:val="nil"/>
              <w:left w:val="nil"/>
              <w:bottom w:val="single" w:sz="8" w:space="0" w:color="auto"/>
              <w:right w:val="nil"/>
            </w:tcBorders>
            <w:shd w:val="clear" w:color="auto" w:fill="auto"/>
            <w:hideMark/>
          </w:tcPr>
          <w:p w:rsidR="003D1C30" w:rsidRDefault="003D1C30" w:rsidP="003D1C30">
            <w:pPr>
              <w:jc w:val="center"/>
              <w:rPr>
                <w:rFonts w:eastAsia="Times New Roman"/>
                <w:b/>
                <w:bCs/>
                <w:color w:val="000000"/>
                <w:sz w:val="22"/>
                <w:szCs w:val="22"/>
              </w:rPr>
            </w:pPr>
            <w:r>
              <w:rPr>
                <w:rFonts w:eastAsia="Calibri"/>
                <w:b/>
                <w:bCs/>
                <w:color w:val="000000"/>
                <w:sz w:val="22"/>
                <w:szCs w:val="22"/>
              </w:rPr>
              <w:t>SD</w:t>
            </w:r>
          </w:p>
        </w:tc>
        <w:tc>
          <w:tcPr>
            <w:tcW w:w="1041" w:type="dxa"/>
            <w:tcBorders>
              <w:top w:val="nil"/>
              <w:left w:val="nil"/>
              <w:bottom w:val="single" w:sz="8" w:space="0" w:color="auto"/>
              <w:right w:val="nil"/>
            </w:tcBorders>
            <w:shd w:val="clear" w:color="auto" w:fill="auto"/>
            <w:hideMark/>
          </w:tcPr>
          <w:p w:rsidR="003D1C30" w:rsidRDefault="003D1C30" w:rsidP="003D1C30">
            <w:pPr>
              <w:jc w:val="center"/>
              <w:rPr>
                <w:rFonts w:eastAsia="Times New Roman"/>
                <w:b/>
                <w:bCs/>
                <w:color w:val="000000"/>
                <w:sz w:val="22"/>
                <w:szCs w:val="22"/>
              </w:rPr>
            </w:pPr>
            <w:r>
              <w:rPr>
                <w:rFonts w:eastAsia="Calibri"/>
                <w:b/>
                <w:bCs/>
                <w:color w:val="000000"/>
                <w:sz w:val="22"/>
                <w:szCs w:val="22"/>
              </w:rPr>
              <w:t>N</w:t>
            </w:r>
          </w:p>
        </w:tc>
        <w:tc>
          <w:tcPr>
            <w:tcW w:w="1041" w:type="dxa"/>
            <w:tcBorders>
              <w:top w:val="nil"/>
              <w:left w:val="nil"/>
              <w:bottom w:val="single" w:sz="8" w:space="0" w:color="auto"/>
              <w:right w:val="nil"/>
            </w:tcBorders>
            <w:shd w:val="clear" w:color="auto" w:fill="auto"/>
            <w:hideMark/>
          </w:tcPr>
          <w:p w:rsidR="003D1C30" w:rsidRDefault="003D1C30" w:rsidP="003D1C30">
            <w:pPr>
              <w:jc w:val="center"/>
              <w:rPr>
                <w:rFonts w:eastAsia="Times New Roman"/>
                <w:b/>
                <w:bCs/>
                <w:color w:val="000000"/>
                <w:sz w:val="22"/>
                <w:szCs w:val="22"/>
              </w:rPr>
            </w:pPr>
            <w:r>
              <w:rPr>
                <w:rFonts w:eastAsia="Calibri"/>
                <w:b/>
                <w:bCs/>
                <w:color w:val="000000"/>
                <w:sz w:val="22"/>
                <w:szCs w:val="22"/>
              </w:rPr>
              <w:t>Mean play</w:t>
            </w:r>
          </w:p>
        </w:tc>
        <w:tc>
          <w:tcPr>
            <w:tcW w:w="1041" w:type="dxa"/>
            <w:tcBorders>
              <w:top w:val="nil"/>
              <w:left w:val="nil"/>
              <w:bottom w:val="single" w:sz="8" w:space="0" w:color="auto"/>
              <w:right w:val="nil"/>
            </w:tcBorders>
            <w:shd w:val="clear" w:color="auto" w:fill="auto"/>
            <w:hideMark/>
          </w:tcPr>
          <w:p w:rsidR="003D1C30" w:rsidRDefault="003D1C30" w:rsidP="003D1C30">
            <w:pPr>
              <w:jc w:val="center"/>
              <w:rPr>
                <w:rFonts w:eastAsia="Times New Roman"/>
                <w:b/>
                <w:bCs/>
                <w:color w:val="000000"/>
                <w:sz w:val="22"/>
                <w:szCs w:val="22"/>
              </w:rPr>
            </w:pPr>
            <w:r>
              <w:rPr>
                <w:rFonts w:eastAsia="Calibri"/>
                <w:b/>
                <w:bCs/>
                <w:color w:val="000000"/>
                <w:sz w:val="22"/>
                <w:szCs w:val="22"/>
              </w:rPr>
              <w:t>SD</w:t>
            </w:r>
          </w:p>
        </w:tc>
        <w:tc>
          <w:tcPr>
            <w:tcW w:w="1041" w:type="dxa"/>
            <w:tcBorders>
              <w:top w:val="single" w:sz="8" w:space="0" w:color="auto"/>
              <w:left w:val="nil"/>
              <w:bottom w:val="single" w:sz="8" w:space="0" w:color="auto"/>
              <w:right w:val="nil"/>
            </w:tcBorders>
            <w:shd w:val="clear" w:color="auto" w:fill="auto"/>
            <w:hideMark/>
          </w:tcPr>
          <w:p w:rsidR="003D1C30" w:rsidRDefault="003D1C30" w:rsidP="003D1C30">
            <w:pPr>
              <w:jc w:val="center"/>
              <w:rPr>
                <w:rFonts w:eastAsia="Times New Roman"/>
                <w:b/>
                <w:bCs/>
                <w:color w:val="000000"/>
                <w:sz w:val="22"/>
                <w:szCs w:val="22"/>
              </w:rPr>
            </w:pPr>
            <w:r>
              <w:rPr>
                <w:rFonts w:eastAsia="Calibri"/>
                <w:b/>
                <w:bCs/>
                <w:color w:val="000000"/>
                <w:sz w:val="22"/>
                <w:szCs w:val="22"/>
              </w:rPr>
              <w:t>Neutral toys</w:t>
            </w:r>
          </w:p>
        </w:tc>
        <w:tc>
          <w:tcPr>
            <w:tcW w:w="1041" w:type="dxa"/>
            <w:tcBorders>
              <w:top w:val="single" w:sz="8" w:space="0" w:color="auto"/>
              <w:left w:val="nil"/>
              <w:bottom w:val="single" w:sz="8" w:space="0" w:color="auto"/>
              <w:right w:val="nil"/>
            </w:tcBorders>
            <w:shd w:val="clear" w:color="auto" w:fill="auto"/>
            <w:hideMark/>
          </w:tcPr>
          <w:p w:rsidR="003D1C30" w:rsidRDefault="003D1C30" w:rsidP="003D1C30">
            <w:pPr>
              <w:jc w:val="center"/>
              <w:rPr>
                <w:rFonts w:eastAsia="Times New Roman"/>
                <w:b/>
                <w:bCs/>
                <w:color w:val="000000"/>
                <w:sz w:val="22"/>
                <w:szCs w:val="22"/>
              </w:rPr>
            </w:pPr>
            <w:r>
              <w:rPr>
                <w:rFonts w:eastAsia="Calibri"/>
                <w:b/>
                <w:bCs/>
                <w:color w:val="000000"/>
                <w:sz w:val="22"/>
                <w:szCs w:val="22"/>
              </w:rPr>
              <w:t>Year</w:t>
            </w:r>
          </w:p>
        </w:tc>
        <w:tc>
          <w:tcPr>
            <w:tcW w:w="1292" w:type="dxa"/>
            <w:tcBorders>
              <w:top w:val="single" w:sz="8" w:space="0" w:color="auto"/>
              <w:left w:val="nil"/>
              <w:bottom w:val="single" w:sz="8" w:space="0" w:color="auto"/>
              <w:right w:val="nil"/>
            </w:tcBorders>
            <w:shd w:val="clear" w:color="auto" w:fill="auto"/>
            <w:hideMark/>
          </w:tcPr>
          <w:p w:rsidR="003D1C30" w:rsidRDefault="003D1C30" w:rsidP="003D1C30">
            <w:pPr>
              <w:jc w:val="center"/>
              <w:rPr>
                <w:rFonts w:eastAsia="Times New Roman"/>
                <w:b/>
                <w:bCs/>
                <w:color w:val="000000"/>
                <w:sz w:val="22"/>
                <w:szCs w:val="22"/>
              </w:rPr>
            </w:pPr>
            <w:r>
              <w:rPr>
                <w:rFonts w:eastAsia="Calibri"/>
                <w:b/>
                <w:bCs/>
                <w:color w:val="000000"/>
                <w:sz w:val="22"/>
                <w:szCs w:val="22"/>
              </w:rPr>
              <w:t>Publication years</w:t>
            </w:r>
          </w:p>
        </w:tc>
        <w:tc>
          <w:tcPr>
            <w:tcW w:w="1041" w:type="dxa"/>
            <w:tcBorders>
              <w:top w:val="single" w:sz="8" w:space="0" w:color="auto"/>
              <w:left w:val="nil"/>
              <w:bottom w:val="single" w:sz="8" w:space="0" w:color="auto"/>
              <w:right w:val="nil"/>
            </w:tcBorders>
            <w:shd w:val="clear" w:color="auto" w:fill="auto"/>
            <w:hideMark/>
          </w:tcPr>
          <w:p w:rsidR="003D1C30" w:rsidRDefault="003D1C30" w:rsidP="003D1C30">
            <w:pPr>
              <w:jc w:val="center"/>
              <w:rPr>
                <w:rFonts w:eastAsia="Times New Roman"/>
                <w:b/>
                <w:bCs/>
                <w:color w:val="000000"/>
                <w:sz w:val="22"/>
                <w:szCs w:val="22"/>
              </w:rPr>
            </w:pPr>
            <w:r>
              <w:rPr>
                <w:rFonts w:eastAsia="Calibri"/>
                <w:b/>
                <w:bCs/>
                <w:color w:val="000000"/>
                <w:sz w:val="22"/>
                <w:szCs w:val="22"/>
              </w:rPr>
              <w:t>Parent present</w:t>
            </w:r>
          </w:p>
        </w:tc>
        <w:tc>
          <w:tcPr>
            <w:tcW w:w="1041" w:type="dxa"/>
            <w:gridSpan w:val="2"/>
            <w:tcBorders>
              <w:top w:val="single" w:sz="8" w:space="0" w:color="auto"/>
              <w:left w:val="nil"/>
              <w:bottom w:val="single" w:sz="8" w:space="0" w:color="auto"/>
              <w:right w:val="nil"/>
            </w:tcBorders>
            <w:shd w:val="clear" w:color="auto" w:fill="auto"/>
            <w:hideMark/>
          </w:tcPr>
          <w:p w:rsidR="003D1C30" w:rsidRDefault="003D1C30" w:rsidP="003D1C30">
            <w:pPr>
              <w:jc w:val="center"/>
              <w:rPr>
                <w:rFonts w:eastAsia="Times New Roman"/>
                <w:b/>
                <w:bCs/>
                <w:color w:val="000000"/>
                <w:sz w:val="22"/>
                <w:szCs w:val="22"/>
              </w:rPr>
            </w:pPr>
            <w:r>
              <w:rPr>
                <w:rFonts w:eastAsia="Calibri"/>
                <w:b/>
                <w:bCs/>
                <w:color w:val="000000"/>
                <w:sz w:val="22"/>
                <w:szCs w:val="22"/>
              </w:rPr>
              <w:t>Setting</w:t>
            </w:r>
          </w:p>
        </w:tc>
        <w:tc>
          <w:tcPr>
            <w:tcW w:w="1032" w:type="dxa"/>
            <w:tcBorders>
              <w:top w:val="single" w:sz="8" w:space="0" w:color="auto"/>
              <w:left w:val="nil"/>
              <w:bottom w:val="single" w:sz="8" w:space="0" w:color="auto"/>
              <w:right w:val="nil"/>
            </w:tcBorders>
            <w:shd w:val="clear" w:color="auto" w:fill="auto"/>
            <w:hideMark/>
          </w:tcPr>
          <w:p w:rsidR="003D1C30" w:rsidRDefault="003D1C30" w:rsidP="003D1C30">
            <w:pPr>
              <w:jc w:val="center"/>
              <w:rPr>
                <w:rFonts w:eastAsia="Times New Roman"/>
                <w:b/>
                <w:bCs/>
                <w:color w:val="000000"/>
                <w:sz w:val="22"/>
                <w:szCs w:val="22"/>
              </w:rPr>
            </w:pPr>
            <w:r>
              <w:rPr>
                <w:rFonts w:eastAsia="Calibri"/>
                <w:b/>
                <w:bCs/>
                <w:color w:val="000000"/>
                <w:sz w:val="22"/>
                <w:szCs w:val="22"/>
              </w:rPr>
              <w:t>Country</w:t>
            </w:r>
          </w:p>
        </w:tc>
      </w:tr>
      <w:tr w:rsidR="003D1C30" w:rsidTr="003D1C30">
        <w:tblPrEx>
          <w:tblBorders>
            <w:bottom w:val="none" w:sz="0" w:space="0" w:color="auto"/>
          </w:tblBorders>
        </w:tblPrEx>
        <w:trPr>
          <w:gridBefore w:val="1"/>
          <w:wBefore w:w="108" w:type="dxa"/>
          <w:trHeight w:val="560"/>
        </w:trPr>
        <w:tc>
          <w:tcPr>
            <w:tcW w:w="1515" w:type="dxa"/>
            <w:tcBorders>
              <w:top w:val="nil"/>
              <w:left w:val="nil"/>
              <w:bottom w:val="nil"/>
              <w:right w:val="nil"/>
            </w:tcBorders>
            <w:shd w:val="clear" w:color="auto" w:fill="auto"/>
            <w:hideMark/>
          </w:tcPr>
          <w:p w:rsidR="003D1C30" w:rsidRDefault="003D1C30" w:rsidP="003D1C30">
            <w:pPr>
              <w:rPr>
                <w:rFonts w:eastAsia="Times New Roman"/>
                <w:color w:val="000000"/>
                <w:sz w:val="22"/>
                <w:szCs w:val="22"/>
              </w:rPr>
            </w:pPr>
            <w:r>
              <w:rPr>
                <w:rFonts w:eastAsia="Calibri"/>
                <w:color w:val="000000"/>
                <w:sz w:val="22"/>
                <w:szCs w:val="22"/>
              </w:rPr>
              <w:t>Alexander &amp; Saenz (2012)</w:t>
            </w:r>
          </w:p>
        </w:tc>
        <w:tc>
          <w:tcPr>
            <w:tcW w:w="1060"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19.5</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47</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377.28</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170.88</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37</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538.56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214.08</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2012</w:t>
            </w:r>
          </w:p>
        </w:tc>
        <w:tc>
          <w:tcPr>
            <w:tcW w:w="129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4</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w:t>
            </w:r>
          </w:p>
        </w:tc>
        <w:tc>
          <w:tcPr>
            <w:tcW w:w="1041" w:type="dxa"/>
            <w:gridSpan w:val="2"/>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3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.256</w:t>
            </w:r>
          </w:p>
        </w:tc>
      </w:tr>
      <w:tr w:rsidR="003D1C30" w:rsidTr="003D1C30">
        <w:tblPrEx>
          <w:tblBorders>
            <w:bottom w:val="none" w:sz="0" w:space="0" w:color="auto"/>
          </w:tblBorders>
        </w:tblPrEx>
        <w:trPr>
          <w:gridBefore w:val="1"/>
          <w:wBefore w:w="108" w:type="dxa"/>
          <w:trHeight w:val="560"/>
        </w:trPr>
        <w:tc>
          <w:tcPr>
            <w:tcW w:w="1515" w:type="dxa"/>
            <w:tcBorders>
              <w:top w:val="nil"/>
              <w:left w:val="nil"/>
              <w:bottom w:val="nil"/>
              <w:right w:val="nil"/>
            </w:tcBorders>
            <w:shd w:val="clear" w:color="auto" w:fill="auto"/>
            <w:hideMark/>
          </w:tcPr>
          <w:p w:rsidR="003D1C30" w:rsidRDefault="003D1C30" w:rsidP="003D1C30">
            <w:pPr>
              <w:rPr>
                <w:rFonts w:eastAsia="Times New Roman"/>
                <w:color w:val="000000"/>
                <w:sz w:val="22"/>
                <w:szCs w:val="22"/>
              </w:rPr>
            </w:pPr>
            <w:r>
              <w:rPr>
                <w:rFonts w:eastAsia="Calibri"/>
                <w:color w:val="000000"/>
                <w:sz w:val="22"/>
                <w:szCs w:val="22"/>
              </w:rPr>
              <w:t>Arthur (2014)</w:t>
            </w:r>
          </w:p>
        </w:tc>
        <w:tc>
          <w:tcPr>
            <w:tcW w:w="1060"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19</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22</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126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67</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18</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244</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54</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0</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2014</w:t>
            </w:r>
          </w:p>
        </w:tc>
        <w:tc>
          <w:tcPr>
            <w:tcW w:w="129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41" w:type="dxa"/>
            <w:gridSpan w:val="2"/>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3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.280</w:t>
            </w:r>
          </w:p>
        </w:tc>
      </w:tr>
      <w:tr w:rsidR="003D1C30" w:rsidTr="003D1C30">
        <w:tblPrEx>
          <w:tblBorders>
            <w:bottom w:val="none" w:sz="0" w:space="0" w:color="auto"/>
          </w:tblBorders>
        </w:tblPrEx>
        <w:trPr>
          <w:gridBefore w:val="1"/>
          <w:wBefore w:w="108" w:type="dxa"/>
          <w:trHeight w:val="840"/>
        </w:trPr>
        <w:tc>
          <w:tcPr>
            <w:tcW w:w="1515" w:type="dxa"/>
            <w:tcBorders>
              <w:top w:val="nil"/>
              <w:left w:val="nil"/>
              <w:bottom w:val="nil"/>
              <w:right w:val="nil"/>
            </w:tcBorders>
            <w:shd w:val="clear" w:color="auto" w:fill="auto"/>
            <w:hideMark/>
          </w:tcPr>
          <w:p w:rsidR="003D1C30" w:rsidRDefault="003D1C30" w:rsidP="003D1C30">
            <w:pPr>
              <w:rPr>
                <w:rFonts w:eastAsia="Times New Roman"/>
                <w:color w:val="000000"/>
                <w:sz w:val="22"/>
                <w:szCs w:val="22"/>
              </w:rPr>
            </w:pPr>
            <w:proofErr w:type="spellStart"/>
            <w:r>
              <w:rPr>
                <w:rFonts w:eastAsia="Calibri"/>
                <w:color w:val="000000"/>
                <w:sz w:val="22"/>
                <w:szCs w:val="22"/>
              </w:rPr>
              <w:t>Berenbaum</w:t>
            </w:r>
            <w:proofErr w:type="spellEnd"/>
            <w:r>
              <w:rPr>
                <w:rFonts w:eastAsia="Calibri"/>
                <w:color w:val="000000"/>
                <w:sz w:val="22"/>
                <w:szCs w:val="22"/>
              </w:rPr>
              <w:t xml:space="preserve"> &amp; Hines (1992)</w:t>
            </w:r>
          </w:p>
        </w:tc>
        <w:tc>
          <w:tcPr>
            <w:tcW w:w="1060"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65.79</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18</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33.5</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69.55</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15</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247.93</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246.5</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1992</w:t>
            </w:r>
          </w:p>
        </w:tc>
        <w:tc>
          <w:tcPr>
            <w:tcW w:w="129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24</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41" w:type="dxa"/>
            <w:gridSpan w:val="2"/>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3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.252</w:t>
            </w:r>
          </w:p>
        </w:tc>
      </w:tr>
      <w:tr w:rsidR="003D1C30" w:rsidTr="003D1C30">
        <w:tblPrEx>
          <w:tblBorders>
            <w:bottom w:val="none" w:sz="0" w:space="0" w:color="auto"/>
          </w:tblBorders>
        </w:tblPrEx>
        <w:trPr>
          <w:gridBefore w:val="1"/>
          <w:wBefore w:w="108" w:type="dxa"/>
          <w:trHeight w:val="840"/>
        </w:trPr>
        <w:tc>
          <w:tcPr>
            <w:tcW w:w="1515" w:type="dxa"/>
            <w:tcBorders>
              <w:top w:val="nil"/>
              <w:left w:val="nil"/>
              <w:bottom w:val="nil"/>
              <w:right w:val="nil"/>
            </w:tcBorders>
            <w:shd w:val="clear" w:color="auto" w:fill="auto"/>
            <w:hideMark/>
          </w:tcPr>
          <w:p w:rsidR="003D1C30" w:rsidRDefault="003D1C30" w:rsidP="003D1C30">
            <w:pPr>
              <w:rPr>
                <w:rFonts w:eastAsia="Times New Roman"/>
                <w:color w:val="000000"/>
                <w:sz w:val="22"/>
                <w:szCs w:val="22"/>
              </w:rPr>
            </w:pPr>
            <w:proofErr w:type="spellStart"/>
            <w:r>
              <w:rPr>
                <w:rFonts w:eastAsia="Calibri"/>
                <w:color w:val="000000"/>
                <w:sz w:val="22"/>
                <w:szCs w:val="22"/>
              </w:rPr>
              <w:t>Berenbaum</w:t>
            </w:r>
            <w:proofErr w:type="spellEnd"/>
            <w:r>
              <w:rPr>
                <w:rFonts w:eastAsia="Calibri"/>
                <w:color w:val="000000"/>
                <w:sz w:val="22"/>
                <w:szCs w:val="22"/>
              </w:rPr>
              <w:t xml:space="preserve"> &amp; Snyder (1995)</w:t>
            </w:r>
          </w:p>
        </w:tc>
        <w:tc>
          <w:tcPr>
            <w:tcW w:w="1060"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93.1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19</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26.42</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91.95</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13</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265.42</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240.71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1995</w:t>
            </w:r>
          </w:p>
        </w:tc>
        <w:tc>
          <w:tcPr>
            <w:tcW w:w="129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41" w:type="dxa"/>
            <w:gridSpan w:val="2"/>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3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.252</w:t>
            </w:r>
          </w:p>
        </w:tc>
      </w:tr>
      <w:tr w:rsidR="003D1C30" w:rsidTr="003D1C30">
        <w:tblPrEx>
          <w:tblBorders>
            <w:bottom w:val="none" w:sz="0" w:space="0" w:color="auto"/>
          </w:tblBorders>
        </w:tblPrEx>
        <w:trPr>
          <w:gridBefore w:val="1"/>
          <w:wBefore w:w="108" w:type="dxa"/>
          <w:trHeight w:val="560"/>
        </w:trPr>
        <w:tc>
          <w:tcPr>
            <w:tcW w:w="1515" w:type="dxa"/>
            <w:tcBorders>
              <w:top w:val="nil"/>
              <w:left w:val="nil"/>
              <w:bottom w:val="nil"/>
              <w:right w:val="nil"/>
            </w:tcBorders>
            <w:shd w:val="clear" w:color="auto" w:fill="auto"/>
            <w:hideMark/>
          </w:tcPr>
          <w:p w:rsidR="003D1C30" w:rsidRDefault="003D1C30" w:rsidP="003D1C30">
            <w:pPr>
              <w:rPr>
                <w:rFonts w:eastAsia="Times New Roman"/>
                <w:color w:val="000000"/>
                <w:sz w:val="22"/>
                <w:szCs w:val="22"/>
              </w:rPr>
            </w:pPr>
            <w:proofErr w:type="spellStart"/>
            <w:r>
              <w:rPr>
                <w:rFonts w:eastAsia="Calibri"/>
                <w:color w:val="000000"/>
                <w:sz w:val="22"/>
                <w:szCs w:val="22"/>
              </w:rPr>
              <w:t>Doering</w:t>
            </w:r>
            <w:proofErr w:type="spellEnd"/>
            <w:r>
              <w:rPr>
                <w:rFonts w:eastAsia="Calibri"/>
                <w:color w:val="000000"/>
                <w:sz w:val="22"/>
                <w:szCs w:val="22"/>
              </w:rPr>
              <w:t xml:space="preserve"> et al. (1989)</w:t>
            </w:r>
          </w:p>
        </w:tc>
        <w:tc>
          <w:tcPr>
            <w:tcW w:w="1060"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87</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15</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7.2</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21.5</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15</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145.2</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109.6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1989</w:t>
            </w:r>
          </w:p>
        </w:tc>
        <w:tc>
          <w:tcPr>
            <w:tcW w:w="129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27</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41" w:type="dxa"/>
            <w:gridSpan w:val="2"/>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3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.141</w:t>
            </w:r>
          </w:p>
        </w:tc>
      </w:tr>
      <w:tr w:rsidR="003D1C30" w:rsidTr="003D1C30">
        <w:tblPrEx>
          <w:tblBorders>
            <w:bottom w:val="none" w:sz="0" w:space="0" w:color="auto"/>
          </w:tblBorders>
        </w:tblPrEx>
        <w:trPr>
          <w:gridBefore w:val="1"/>
          <w:wBefore w:w="108" w:type="dxa"/>
          <w:trHeight w:val="560"/>
        </w:trPr>
        <w:tc>
          <w:tcPr>
            <w:tcW w:w="1515" w:type="dxa"/>
            <w:tcBorders>
              <w:top w:val="nil"/>
              <w:left w:val="nil"/>
              <w:bottom w:val="nil"/>
              <w:right w:val="nil"/>
            </w:tcBorders>
            <w:shd w:val="clear" w:color="auto" w:fill="auto"/>
            <w:hideMark/>
          </w:tcPr>
          <w:p w:rsidR="003D1C30" w:rsidRDefault="003D1C30" w:rsidP="003D1C30">
            <w:pPr>
              <w:rPr>
                <w:rFonts w:eastAsia="Times New Roman"/>
                <w:color w:val="000000"/>
                <w:sz w:val="22"/>
                <w:szCs w:val="22"/>
              </w:rPr>
            </w:pPr>
            <w:r>
              <w:rPr>
                <w:rFonts w:eastAsia="Calibri"/>
                <w:color w:val="000000"/>
                <w:sz w:val="22"/>
                <w:szCs w:val="22"/>
              </w:rPr>
              <w:t>Idle et al. (1993)</w:t>
            </w:r>
          </w:p>
        </w:tc>
        <w:tc>
          <w:tcPr>
            <w:tcW w:w="1060"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46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10</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136.6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92.4</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10</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140.5</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126.8</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1993</w:t>
            </w:r>
          </w:p>
        </w:tc>
        <w:tc>
          <w:tcPr>
            <w:tcW w:w="129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23</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w:t>
            </w:r>
          </w:p>
        </w:tc>
        <w:tc>
          <w:tcPr>
            <w:tcW w:w="1041" w:type="dxa"/>
            <w:gridSpan w:val="2"/>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w:t>
            </w:r>
          </w:p>
        </w:tc>
        <w:tc>
          <w:tcPr>
            <w:tcW w:w="103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.141</w:t>
            </w:r>
          </w:p>
        </w:tc>
      </w:tr>
      <w:tr w:rsidR="003D1C30" w:rsidTr="003D1C30">
        <w:tblPrEx>
          <w:tblBorders>
            <w:bottom w:val="none" w:sz="0" w:space="0" w:color="auto"/>
          </w:tblBorders>
        </w:tblPrEx>
        <w:trPr>
          <w:gridBefore w:val="1"/>
          <w:wBefore w:w="108" w:type="dxa"/>
          <w:trHeight w:val="840"/>
        </w:trPr>
        <w:tc>
          <w:tcPr>
            <w:tcW w:w="1515" w:type="dxa"/>
            <w:tcBorders>
              <w:top w:val="nil"/>
              <w:left w:val="nil"/>
              <w:bottom w:val="nil"/>
              <w:right w:val="nil"/>
            </w:tcBorders>
            <w:shd w:val="clear" w:color="auto" w:fill="auto"/>
            <w:hideMark/>
          </w:tcPr>
          <w:p w:rsidR="003D1C30" w:rsidRDefault="003D1C30" w:rsidP="003D1C30">
            <w:pPr>
              <w:rPr>
                <w:rFonts w:eastAsia="Times New Roman"/>
                <w:color w:val="000000"/>
                <w:sz w:val="22"/>
                <w:szCs w:val="22"/>
              </w:rPr>
            </w:pPr>
            <w:proofErr w:type="spellStart"/>
            <w:r>
              <w:rPr>
                <w:rFonts w:eastAsia="Calibri"/>
                <w:color w:val="000000"/>
                <w:sz w:val="22"/>
                <w:szCs w:val="22"/>
              </w:rPr>
              <w:t>Lamminmäki</w:t>
            </w:r>
            <w:proofErr w:type="spellEnd"/>
            <w:r>
              <w:rPr>
                <w:rFonts w:eastAsia="Calibri"/>
                <w:color w:val="000000"/>
                <w:sz w:val="22"/>
                <w:szCs w:val="22"/>
              </w:rPr>
              <w:t xml:space="preserve"> &amp; Hines (2012)</w:t>
            </w:r>
          </w:p>
        </w:tc>
        <w:tc>
          <w:tcPr>
            <w:tcW w:w="1060"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14</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80.65</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68.63</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80.09</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79.6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2012</w:t>
            </w:r>
          </w:p>
        </w:tc>
        <w:tc>
          <w:tcPr>
            <w:tcW w:w="129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4</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41" w:type="dxa"/>
            <w:gridSpan w:val="2"/>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3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.248</w:t>
            </w:r>
          </w:p>
        </w:tc>
      </w:tr>
      <w:tr w:rsidR="003D1C30" w:rsidTr="003D1C30">
        <w:tblPrEx>
          <w:tblBorders>
            <w:bottom w:val="none" w:sz="0" w:space="0" w:color="auto"/>
          </w:tblBorders>
        </w:tblPrEx>
        <w:trPr>
          <w:gridBefore w:val="1"/>
          <w:wBefore w:w="108" w:type="dxa"/>
          <w:trHeight w:val="560"/>
        </w:trPr>
        <w:tc>
          <w:tcPr>
            <w:tcW w:w="1515" w:type="dxa"/>
            <w:tcBorders>
              <w:top w:val="nil"/>
              <w:left w:val="nil"/>
              <w:bottom w:val="nil"/>
              <w:right w:val="nil"/>
            </w:tcBorders>
            <w:shd w:val="clear" w:color="auto" w:fill="auto"/>
            <w:hideMark/>
          </w:tcPr>
          <w:p w:rsidR="003D1C30" w:rsidRDefault="003D1C30" w:rsidP="003D1C30">
            <w:pPr>
              <w:rPr>
                <w:rFonts w:eastAsia="Times New Roman"/>
                <w:color w:val="000000"/>
                <w:sz w:val="22"/>
                <w:szCs w:val="22"/>
              </w:rPr>
            </w:pPr>
            <w:r>
              <w:rPr>
                <w:rFonts w:eastAsia="Calibri"/>
                <w:color w:val="000000"/>
                <w:sz w:val="22"/>
                <w:szCs w:val="22"/>
              </w:rPr>
              <w:t>Li &amp; Wong (2016)</w:t>
            </w:r>
          </w:p>
        </w:tc>
        <w:tc>
          <w:tcPr>
            <w:tcW w:w="1060"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77</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38</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26.96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62.5</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38</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183.28</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117.5</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2016</w:t>
            </w:r>
          </w:p>
        </w:tc>
        <w:tc>
          <w:tcPr>
            <w:tcW w:w="129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0</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41" w:type="dxa"/>
            <w:gridSpan w:val="2"/>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w:t>
            </w:r>
          </w:p>
        </w:tc>
        <w:tc>
          <w:tcPr>
            <w:tcW w:w="103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p>
        </w:tc>
      </w:tr>
      <w:tr w:rsidR="003D1C30" w:rsidTr="003D1C30">
        <w:tblPrEx>
          <w:tblBorders>
            <w:bottom w:val="none" w:sz="0" w:space="0" w:color="auto"/>
          </w:tblBorders>
        </w:tblPrEx>
        <w:trPr>
          <w:gridBefore w:val="1"/>
          <w:wBefore w:w="108" w:type="dxa"/>
          <w:trHeight w:val="560"/>
        </w:trPr>
        <w:tc>
          <w:tcPr>
            <w:tcW w:w="1515" w:type="dxa"/>
            <w:tcBorders>
              <w:top w:val="nil"/>
              <w:left w:val="nil"/>
              <w:bottom w:val="nil"/>
              <w:right w:val="nil"/>
            </w:tcBorders>
            <w:shd w:val="clear" w:color="auto" w:fill="auto"/>
            <w:hideMark/>
          </w:tcPr>
          <w:p w:rsidR="003D1C30" w:rsidRDefault="003D1C30" w:rsidP="003D1C30">
            <w:pPr>
              <w:rPr>
                <w:rFonts w:eastAsia="Times New Roman"/>
                <w:color w:val="000000"/>
                <w:sz w:val="22"/>
                <w:szCs w:val="22"/>
              </w:rPr>
            </w:pPr>
            <w:proofErr w:type="spellStart"/>
            <w:r>
              <w:rPr>
                <w:rFonts w:eastAsia="Calibri"/>
                <w:color w:val="000000"/>
                <w:sz w:val="22"/>
                <w:szCs w:val="22"/>
              </w:rPr>
              <w:t>Pasterski</w:t>
            </w:r>
            <w:proofErr w:type="spellEnd"/>
            <w:r>
              <w:rPr>
                <w:rFonts w:eastAsia="Calibri"/>
                <w:color w:val="000000"/>
                <w:sz w:val="22"/>
                <w:szCs w:val="22"/>
              </w:rPr>
              <w:t xml:space="preserve"> et al (2005) </w:t>
            </w:r>
          </w:p>
        </w:tc>
        <w:tc>
          <w:tcPr>
            <w:tcW w:w="1060"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81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12</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21.6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12</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115.2</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169.2</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2005</w:t>
            </w:r>
          </w:p>
        </w:tc>
        <w:tc>
          <w:tcPr>
            <w:tcW w:w="129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w:t>
            </w:r>
          </w:p>
        </w:tc>
        <w:tc>
          <w:tcPr>
            <w:tcW w:w="1041" w:type="dxa"/>
            <w:gridSpan w:val="2"/>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3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.228</w:t>
            </w:r>
          </w:p>
        </w:tc>
      </w:tr>
      <w:tr w:rsidR="003D1C30" w:rsidTr="003D1C30">
        <w:tblPrEx>
          <w:tblBorders>
            <w:bottom w:val="none" w:sz="0" w:space="0" w:color="auto"/>
          </w:tblBorders>
        </w:tblPrEx>
        <w:trPr>
          <w:gridBefore w:val="1"/>
          <w:wBefore w:w="108" w:type="dxa"/>
          <w:trHeight w:val="560"/>
        </w:trPr>
        <w:tc>
          <w:tcPr>
            <w:tcW w:w="1515" w:type="dxa"/>
            <w:tcBorders>
              <w:top w:val="nil"/>
              <w:left w:val="nil"/>
              <w:bottom w:val="nil"/>
              <w:right w:val="nil"/>
            </w:tcBorders>
            <w:shd w:val="clear" w:color="auto" w:fill="auto"/>
            <w:hideMark/>
          </w:tcPr>
          <w:p w:rsidR="003D1C30" w:rsidRDefault="003D1C30" w:rsidP="003D1C30">
            <w:pPr>
              <w:rPr>
                <w:rFonts w:eastAsia="Times New Roman"/>
                <w:color w:val="000000"/>
                <w:sz w:val="22"/>
                <w:szCs w:val="22"/>
              </w:rPr>
            </w:pPr>
            <w:proofErr w:type="spellStart"/>
            <w:r>
              <w:rPr>
                <w:rFonts w:eastAsia="Calibri"/>
                <w:color w:val="000000"/>
                <w:sz w:val="22"/>
                <w:szCs w:val="22"/>
              </w:rPr>
              <w:t>Pasterski</w:t>
            </w:r>
            <w:proofErr w:type="spellEnd"/>
            <w:r>
              <w:rPr>
                <w:rFonts w:eastAsia="Calibri"/>
                <w:color w:val="000000"/>
                <w:sz w:val="22"/>
                <w:szCs w:val="22"/>
              </w:rPr>
              <w:t xml:space="preserve"> et al (2005)  </w:t>
            </w:r>
          </w:p>
        </w:tc>
        <w:tc>
          <w:tcPr>
            <w:tcW w:w="1060"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81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25</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43.2</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93.6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27</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147.6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169.2</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2005</w:t>
            </w:r>
          </w:p>
        </w:tc>
        <w:tc>
          <w:tcPr>
            <w:tcW w:w="129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w:t>
            </w:r>
          </w:p>
        </w:tc>
        <w:tc>
          <w:tcPr>
            <w:tcW w:w="1041" w:type="dxa"/>
            <w:gridSpan w:val="2"/>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3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.228</w:t>
            </w:r>
          </w:p>
        </w:tc>
      </w:tr>
      <w:tr w:rsidR="003D1C30" w:rsidTr="003D1C30">
        <w:tblPrEx>
          <w:tblBorders>
            <w:bottom w:val="none" w:sz="0" w:space="0" w:color="auto"/>
          </w:tblBorders>
        </w:tblPrEx>
        <w:trPr>
          <w:gridBefore w:val="1"/>
          <w:wBefore w:w="108" w:type="dxa"/>
          <w:trHeight w:val="560"/>
        </w:trPr>
        <w:tc>
          <w:tcPr>
            <w:tcW w:w="1515" w:type="dxa"/>
            <w:tcBorders>
              <w:top w:val="nil"/>
              <w:left w:val="nil"/>
              <w:bottom w:val="nil"/>
              <w:right w:val="nil"/>
            </w:tcBorders>
            <w:shd w:val="clear" w:color="auto" w:fill="auto"/>
            <w:hideMark/>
          </w:tcPr>
          <w:p w:rsidR="003D1C30" w:rsidRDefault="003D1C30" w:rsidP="003D1C30">
            <w:pPr>
              <w:rPr>
                <w:rFonts w:eastAsia="Times New Roman"/>
                <w:color w:val="000000"/>
                <w:sz w:val="22"/>
                <w:szCs w:val="22"/>
              </w:rPr>
            </w:pPr>
            <w:proofErr w:type="spellStart"/>
            <w:r>
              <w:rPr>
                <w:rFonts w:eastAsia="Calibri"/>
                <w:color w:val="000000"/>
                <w:sz w:val="22"/>
                <w:szCs w:val="22"/>
              </w:rPr>
              <w:t>Pasterski</w:t>
            </w:r>
            <w:proofErr w:type="spellEnd"/>
            <w:r>
              <w:rPr>
                <w:rFonts w:eastAsia="Calibri"/>
                <w:color w:val="000000"/>
                <w:sz w:val="22"/>
                <w:szCs w:val="22"/>
              </w:rPr>
              <w:t xml:space="preserve"> et al (2005) </w:t>
            </w:r>
          </w:p>
        </w:tc>
        <w:tc>
          <w:tcPr>
            <w:tcW w:w="1060"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81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24</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21.6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68.4</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219.6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136.8</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2005</w:t>
            </w:r>
          </w:p>
        </w:tc>
        <w:tc>
          <w:tcPr>
            <w:tcW w:w="129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41" w:type="dxa"/>
            <w:gridSpan w:val="2"/>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3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.228</w:t>
            </w:r>
          </w:p>
        </w:tc>
      </w:tr>
      <w:tr w:rsidR="003D1C30" w:rsidTr="003D1C30">
        <w:tblPrEx>
          <w:tblBorders>
            <w:bottom w:val="none" w:sz="0" w:space="0" w:color="auto"/>
          </w:tblBorders>
        </w:tblPrEx>
        <w:trPr>
          <w:gridBefore w:val="1"/>
          <w:wBefore w:w="108" w:type="dxa"/>
          <w:trHeight w:val="560"/>
        </w:trPr>
        <w:tc>
          <w:tcPr>
            <w:tcW w:w="1515" w:type="dxa"/>
            <w:tcBorders>
              <w:top w:val="nil"/>
              <w:left w:val="nil"/>
              <w:bottom w:val="nil"/>
              <w:right w:val="nil"/>
            </w:tcBorders>
            <w:shd w:val="clear" w:color="auto" w:fill="auto"/>
            <w:hideMark/>
          </w:tcPr>
          <w:p w:rsidR="003D1C30" w:rsidRDefault="003D1C30" w:rsidP="003D1C30">
            <w:pPr>
              <w:rPr>
                <w:rFonts w:eastAsia="Times New Roman"/>
                <w:color w:val="000000"/>
                <w:sz w:val="22"/>
                <w:szCs w:val="22"/>
              </w:rPr>
            </w:pPr>
            <w:proofErr w:type="spellStart"/>
            <w:r>
              <w:rPr>
                <w:rFonts w:eastAsia="Calibri"/>
                <w:color w:val="000000"/>
                <w:sz w:val="22"/>
                <w:szCs w:val="22"/>
              </w:rPr>
              <w:t>Schau</w:t>
            </w:r>
            <w:proofErr w:type="spellEnd"/>
            <w:r>
              <w:rPr>
                <w:rFonts w:eastAsia="Calibri"/>
                <w:color w:val="000000"/>
                <w:sz w:val="22"/>
                <w:szCs w:val="22"/>
              </w:rPr>
              <w:t xml:space="preserve"> et al. (1980)</w:t>
            </w:r>
          </w:p>
        </w:tc>
        <w:tc>
          <w:tcPr>
            <w:tcW w:w="1060"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48</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92.08</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102.25</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166.92</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159.62</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1980</w:t>
            </w:r>
          </w:p>
        </w:tc>
        <w:tc>
          <w:tcPr>
            <w:tcW w:w="129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41" w:type="dxa"/>
            <w:gridSpan w:val="2"/>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3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.288</w:t>
            </w:r>
          </w:p>
        </w:tc>
      </w:tr>
      <w:tr w:rsidR="003D1C30" w:rsidTr="003D1C30">
        <w:tblPrEx>
          <w:tblBorders>
            <w:bottom w:val="none" w:sz="0" w:space="0" w:color="auto"/>
          </w:tblBorders>
        </w:tblPrEx>
        <w:trPr>
          <w:gridBefore w:val="1"/>
          <w:wBefore w:w="108" w:type="dxa"/>
          <w:trHeight w:val="560"/>
        </w:trPr>
        <w:tc>
          <w:tcPr>
            <w:tcW w:w="1515" w:type="dxa"/>
            <w:tcBorders>
              <w:top w:val="nil"/>
              <w:left w:val="nil"/>
              <w:bottom w:val="nil"/>
              <w:right w:val="nil"/>
            </w:tcBorders>
            <w:shd w:val="clear" w:color="auto" w:fill="auto"/>
            <w:hideMark/>
          </w:tcPr>
          <w:p w:rsidR="003D1C30" w:rsidRDefault="003D1C30" w:rsidP="003D1C30">
            <w:pPr>
              <w:rPr>
                <w:rFonts w:eastAsia="Times New Roman"/>
                <w:color w:val="000000"/>
                <w:sz w:val="22"/>
                <w:szCs w:val="22"/>
              </w:rPr>
            </w:pPr>
            <w:r>
              <w:rPr>
                <w:rFonts w:eastAsia="Calibri"/>
                <w:color w:val="000000"/>
                <w:sz w:val="22"/>
                <w:szCs w:val="22"/>
              </w:rPr>
              <w:t>Servin et al. (1999)</w:t>
            </w:r>
          </w:p>
        </w:tc>
        <w:tc>
          <w:tcPr>
            <w:tcW w:w="1060"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12</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19</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220.82</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103.27</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19</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275.08</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98.2</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1999</w:t>
            </w:r>
          </w:p>
        </w:tc>
        <w:tc>
          <w:tcPr>
            <w:tcW w:w="129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17</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w:t>
            </w:r>
          </w:p>
        </w:tc>
        <w:tc>
          <w:tcPr>
            <w:tcW w:w="1041" w:type="dxa"/>
            <w:gridSpan w:val="2"/>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3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.073</w:t>
            </w:r>
          </w:p>
        </w:tc>
      </w:tr>
      <w:tr w:rsidR="003D1C30" w:rsidTr="003D1C30">
        <w:tblPrEx>
          <w:tblBorders>
            <w:bottom w:val="none" w:sz="0" w:space="0" w:color="auto"/>
          </w:tblBorders>
        </w:tblPrEx>
        <w:trPr>
          <w:gridBefore w:val="1"/>
          <w:wBefore w:w="108" w:type="dxa"/>
          <w:trHeight w:val="560"/>
        </w:trPr>
        <w:tc>
          <w:tcPr>
            <w:tcW w:w="1515" w:type="dxa"/>
            <w:tcBorders>
              <w:top w:val="nil"/>
              <w:left w:val="nil"/>
              <w:bottom w:val="nil"/>
              <w:right w:val="nil"/>
            </w:tcBorders>
            <w:shd w:val="clear" w:color="auto" w:fill="auto"/>
            <w:hideMark/>
          </w:tcPr>
          <w:p w:rsidR="003D1C30" w:rsidRDefault="003D1C30" w:rsidP="003D1C30">
            <w:pPr>
              <w:rPr>
                <w:rFonts w:eastAsia="Times New Roman"/>
                <w:color w:val="000000"/>
                <w:sz w:val="22"/>
                <w:szCs w:val="22"/>
              </w:rPr>
            </w:pPr>
            <w:r>
              <w:rPr>
                <w:rFonts w:eastAsia="Calibri"/>
                <w:color w:val="000000"/>
                <w:sz w:val="22"/>
                <w:szCs w:val="22"/>
              </w:rPr>
              <w:t>Servin et al. (1999)</w:t>
            </w:r>
          </w:p>
        </w:tc>
        <w:tc>
          <w:tcPr>
            <w:tcW w:w="1060"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13</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73.19</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56.9</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18</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215.83</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156.92</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1999</w:t>
            </w:r>
          </w:p>
        </w:tc>
        <w:tc>
          <w:tcPr>
            <w:tcW w:w="129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17</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w:t>
            </w:r>
          </w:p>
        </w:tc>
        <w:tc>
          <w:tcPr>
            <w:tcW w:w="1041" w:type="dxa"/>
            <w:gridSpan w:val="2"/>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3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.073</w:t>
            </w:r>
          </w:p>
        </w:tc>
      </w:tr>
      <w:tr w:rsidR="003D1C30" w:rsidTr="003D1C30">
        <w:tblPrEx>
          <w:tblBorders>
            <w:bottom w:val="none" w:sz="0" w:space="0" w:color="auto"/>
          </w:tblBorders>
        </w:tblPrEx>
        <w:trPr>
          <w:gridBefore w:val="1"/>
          <w:wBefore w:w="108" w:type="dxa"/>
          <w:trHeight w:val="560"/>
        </w:trPr>
        <w:tc>
          <w:tcPr>
            <w:tcW w:w="1515" w:type="dxa"/>
            <w:tcBorders>
              <w:top w:val="nil"/>
              <w:left w:val="nil"/>
              <w:bottom w:val="nil"/>
              <w:right w:val="nil"/>
            </w:tcBorders>
            <w:shd w:val="clear" w:color="auto" w:fill="auto"/>
            <w:hideMark/>
          </w:tcPr>
          <w:p w:rsidR="003D1C30" w:rsidRDefault="003D1C30" w:rsidP="003D1C30">
            <w:pPr>
              <w:rPr>
                <w:rFonts w:eastAsia="Times New Roman"/>
                <w:color w:val="000000"/>
                <w:sz w:val="22"/>
                <w:szCs w:val="22"/>
              </w:rPr>
            </w:pPr>
            <w:r>
              <w:rPr>
                <w:rFonts w:eastAsia="Calibri"/>
                <w:color w:val="000000"/>
                <w:sz w:val="22"/>
                <w:szCs w:val="22"/>
              </w:rPr>
              <w:t>Servin et al. (1999)</w:t>
            </w:r>
          </w:p>
        </w:tc>
        <w:tc>
          <w:tcPr>
            <w:tcW w:w="1060"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60</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14</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23.75</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44.08</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139.1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110.38</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1999</w:t>
            </w:r>
          </w:p>
        </w:tc>
        <w:tc>
          <w:tcPr>
            <w:tcW w:w="129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17</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w:t>
            </w:r>
          </w:p>
        </w:tc>
        <w:tc>
          <w:tcPr>
            <w:tcW w:w="1041" w:type="dxa"/>
            <w:gridSpan w:val="2"/>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3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.073</w:t>
            </w:r>
          </w:p>
        </w:tc>
      </w:tr>
      <w:tr w:rsidR="003D1C30" w:rsidTr="003D1C30">
        <w:tblPrEx>
          <w:tblBorders>
            <w:bottom w:val="none" w:sz="0" w:space="0" w:color="auto"/>
          </w:tblBorders>
        </w:tblPrEx>
        <w:trPr>
          <w:gridBefore w:val="1"/>
          <w:wBefore w:w="108" w:type="dxa"/>
          <w:trHeight w:val="560"/>
        </w:trPr>
        <w:tc>
          <w:tcPr>
            <w:tcW w:w="1515" w:type="dxa"/>
            <w:tcBorders>
              <w:top w:val="nil"/>
              <w:left w:val="nil"/>
              <w:bottom w:val="nil"/>
              <w:right w:val="nil"/>
            </w:tcBorders>
            <w:shd w:val="clear" w:color="auto" w:fill="auto"/>
            <w:hideMark/>
          </w:tcPr>
          <w:p w:rsidR="003D1C30" w:rsidRDefault="003D1C30" w:rsidP="003D1C30">
            <w:pPr>
              <w:rPr>
                <w:rFonts w:eastAsia="Times New Roman"/>
                <w:color w:val="000000"/>
                <w:sz w:val="22"/>
                <w:szCs w:val="22"/>
              </w:rPr>
            </w:pPr>
            <w:r>
              <w:rPr>
                <w:rFonts w:eastAsia="Calibri"/>
                <w:color w:val="000000"/>
                <w:sz w:val="22"/>
                <w:szCs w:val="22"/>
              </w:rPr>
              <w:t>Todd et al. (2016)</w:t>
            </w:r>
          </w:p>
        </w:tc>
        <w:tc>
          <w:tcPr>
            <w:tcW w:w="1060"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21.5</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18</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7.35</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13.45</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42.05</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38.35</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0</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2014</w:t>
            </w:r>
          </w:p>
        </w:tc>
        <w:tc>
          <w:tcPr>
            <w:tcW w:w="129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41" w:type="dxa"/>
            <w:gridSpan w:val="2"/>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w:t>
            </w:r>
          </w:p>
        </w:tc>
        <w:tc>
          <w:tcPr>
            <w:tcW w:w="103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.193</w:t>
            </w:r>
          </w:p>
        </w:tc>
      </w:tr>
      <w:tr w:rsidR="003D1C30" w:rsidTr="003D1C30">
        <w:tblPrEx>
          <w:tblBorders>
            <w:bottom w:val="none" w:sz="0" w:space="0" w:color="auto"/>
          </w:tblBorders>
        </w:tblPrEx>
        <w:trPr>
          <w:gridBefore w:val="1"/>
          <w:wBefore w:w="108" w:type="dxa"/>
          <w:trHeight w:val="560"/>
        </w:trPr>
        <w:tc>
          <w:tcPr>
            <w:tcW w:w="1515" w:type="dxa"/>
            <w:tcBorders>
              <w:top w:val="nil"/>
              <w:left w:val="nil"/>
              <w:bottom w:val="nil"/>
              <w:right w:val="nil"/>
            </w:tcBorders>
            <w:shd w:val="clear" w:color="auto" w:fill="auto"/>
            <w:hideMark/>
          </w:tcPr>
          <w:p w:rsidR="003D1C30" w:rsidRDefault="003D1C30" w:rsidP="003D1C30">
            <w:pPr>
              <w:rPr>
                <w:rFonts w:eastAsia="Times New Roman"/>
                <w:color w:val="000000"/>
                <w:sz w:val="22"/>
                <w:szCs w:val="22"/>
              </w:rPr>
            </w:pPr>
            <w:r>
              <w:rPr>
                <w:rFonts w:eastAsia="Calibri"/>
                <w:color w:val="000000"/>
                <w:sz w:val="22"/>
                <w:szCs w:val="22"/>
              </w:rPr>
              <w:t>Todd et al. (2016)</w:t>
            </w:r>
          </w:p>
        </w:tc>
        <w:tc>
          <w:tcPr>
            <w:tcW w:w="1060"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28</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6.1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7.4</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57.35</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28.95</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0</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2014</w:t>
            </w:r>
          </w:p>
        </w:tc>
        <w:tc>
          <w:tcPr>
            <w:tcW w:w="129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41" w:type="dxa"/>
            <w:gridSpan w:val="2"/>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w:t>
            </w:r>
          </w:p>
        </w:tc>
        <w:tc>
          <w:tcPr>
            <w:tcW w:w="103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.193</w:t>
            </w:r>
          </w:p>
        </w:tc>
      </w:tr>
      <w:tr w:rsidR="003D1C30" w:rsidTr="003D1C30">
        <w:tblPrEx>
          <w:tblBorders>
            <w:bottom w:val="none" w:sz="0" w:space="0" w:color="auto"/>
          </w:tblBorders>
        </w:tblPrEx>
        <w:trPr>
          <w:gridBefore w:val="1"/>
          <w:wBefore w:w="108" w:type="dxa"/>
          <w:trHeight w:val="560"/>
        </w:trPr>
        <w:tc>
          <w:tcPr>
            <w:tcW w:w="1515" w:type="dxa"/>
            <w:tcBorders>
              <w:top w:val="nil"/>
              <w:left w:val="nil"/>
              <w:bottom w:val="nil"/>
              <w:right w:val="nil"/>
            </w:tcBorders>
            <w:shd w:val="clear" w:color="auto" w:fill="auto"/>
            <w:hideMark/>
          </w:tcPr>
          <w:p w:rsidR="003D1C30" w:rsidRDefault="003D1C30" w:rsidP="003D1C30">
            <w:pPr>
              <w:rPr>
                <w:rFonts w:eastAsia="Times New Roman"/>
                <w:color w:val="000000"/>
                <w:sz w:val="22"/>
                <w:szCs w:val="22"/>
              </w:rPr>
            </w:pPr>
            <w:r>
              <w:rPr>
                <w:rFonts w:eastAsia="Calibri"/>
                <w:color w:val="000000"/>
                <w:sz w:val="22"/>
                <w:szCs w:val="22"/>
              </w:rPr>
              <w:t>Todd et al. (2016)</w:t>
            </w:r>
          </w:p>
        </w:tc>
        <w:tc>
          <w:tcPr>
            <w:tcW w:w="1060"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13</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20</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14</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17.65</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20</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58.9</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31.85</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0</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2014</w:t>
            </w:r>
          </w:p>
        </w:tc>
        <w:tc>
          <w:tcPr>
            <w:tcW w:w="129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41" w:type="dxa"/>
            <w:gridSpan w:val="2"/>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w:t>
            </w:r>
          </w:p>
        </w:tc>
        <w:tc>
          <w:tcPr>
            <w:tcW w:w="103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.193</w:t>
            </w:r>
          </w:p>
        </w:tc>
      </w:tr>
      <w:tr w:rsidR="003D1C30" w:rsidTr="003D1C30">
        <w:tblPrEx>
          <w:tblBorders>
            <w:bottom w:val="none" w:sz="0" w:space="0" w:color="auto"/>
          </w:tblBorders>
        </w:tblPrEx>
        <w:trPr>
          <w:gridBefore w:val="1"/>
          <w:wBefore w:w="108" w:type="dxa"/>
          <w:trHeight w:val="560"/>
        </w:trPr>
        <w:tc>
          <w:tcPr>
            <w:tcW w:w="1515" w:type="dxa"/>
            <w:tcBorders>
              <w:top w:val="nil"/>
              <w:left w:val="nil"/>
              <w:bottom w:val="nil"/>
              <w:right w:val="nil"/>
            </w:tcBorders>
            <w:shd w:val="clear" w:color="auto" w:fill="auto"/>
            <w:hideMark/>
          </w:tcPr>
          <w:p w:rsidR="003D1C30" w:rsidRDefault="003D1C30" w:rsidP="003D1C30">
            <w:pPr>
              <w:rPr>
                <w:rFonts w:eastAsia="Times New Roman"/>
                <w:color w:val="000000"/>
                <w:sz w:val="22"/>
                <w:szCs w:val="22"/>
              </w:rPr>
            </w:pPr>
            <w:r>
              <w:rPr>
                <w:rFonts w:eastAsia="Calibri"/>
                <w:color w:val="000000"/>
                <w:sz w:val="22"/>
                <w:szCs w:val="22"/>
              </w:rPr>
              <w:t xml:space="preserve">van de </w:t>
            </w:r>
            <w:proofErr w:type="spellStart"/>
            <w:r>
              <w:rPr>
                <w:rFonts w:eastAsia="Calibri"/>
                <w:color w:val="000000"/>
                <w:sz w:val="22"/>
                <w:szCs w:val="22"/>
              </w:rPr>
              <w:t>Beek</w:t>
            </w:r>
            <w:proofErr w:type="spellEnd"/>
            <w:r>
              <w:rPr>
                <w:rFonts w:eastAsia="Calibri"/>
                <w:color w:val="000000"/>
                <w:sz w:val="22"/>
                <w:szCs w:val="22"/>
              </w:rPr>
              <w:t xml:space="preserve"> (2009)</w:t>
            </w:r>
          </w:p>
        </w:tc>
        <w:tc>
          <w:tcPr>
            <w:tcW w:w="1060"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13</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63</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151.97</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117.28</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63</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189.82</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112.96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2009</w:t>
            </w:r>
          </w:p>
        </w:tc>
        <w:tc>
          <w:tcPr>
            <w:tcW w:w="129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7</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41" w:type="dxa"/>
            <w:gridSpan w:val="2"/>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3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.052</w:t>
            </w:r>
          </w:p>
        </w:tc>
      </w:tr>
      <w:tr w:rsidR="003D1C30" w:rsidTr="003D1C30">
        <w:tblPrEx>
          <w:tblBorders>
            <w:bottom w:val="none" w:sz="0" w:space="0" w:color="auto"/>
          </w:tblBorders>
        </w:tblPrEx>
        <w:trPr>
          <w:gridBefore w:val="1"/>
          <w:wBefore w:w="108" w:type="dxa"/>
          <w:trHeight w:val="840"/>
        </w:trPr>
        <w:tc>
          <w:tcPr>
            <w:tcW w:w="1515" w:type="dxa"/>
            <w:tcBorders>
              <w:top w:val="nil"/>
              <w:left w:val="nil"/>
              <w:bottom w:val="nil"/>
              <w:right w:val="nil"/>
            </w:tcBorders>
            <w:shd w:val="clear" w:color="auto" w:fill="auto"/>
            <w:hideMark/>
          </w:tcPr>
          <w:p w:rsidR="003D1C30" w:rsidRDefault="003D1C30" w:rsidP="003D1C30">
            <w:pPr>
              <w:rPr>
                <w:rFonts w:eastAsia="Times New Roman"/>
                <w:color w:val="000000"/>
                <w:sz w:val="22"/>
                <w:szCs w:val="22"/>
              </w:rPr>
            </w:pPr>
            <w:proofErr w:type="spellStart"/>
            <w:r>
              <w:rPr>
                <w:rFonts w:eastAsia="Calibri"/>
                <w:color w:val="000000"/>
                <w:sz w:val="22"/>
                <w:szCs w:val="22"/>
              </w:rPr>
              <w:lastRenderedPageBreak/>
              <w:t>Wilansky-Traynor</w:t>
            </w:r>
            <w:proofErr w:type="spellEnd"/>
            <w:r>
              <w:rPr>
                <w:rFonts w:eastAsia="Calibri"/>
                <w:color w:val="000000"/>
                <w:sz w:val="22"/>
                <w:szCs w:val="22"/>
              </w:rPr>
              <w:t xml:space="preserve"> &amp;  </w:t>
            </w:r>
            <w:proofErr w:type="spellStart"/>
            <w:r>
              <w:rPr>
                <w:rFonts w:eastAsia="Calibri"/>
                <w:color w:val="000000"/>
                <w:sz w:val="22"/>
                <w:szCs w:val="22"/>
              </w:rPr>
              <w:t>Lobel</w:t>
            </w:r>
            <w:proofErr w:type="spellEnd"/>
            <w:r>
              <w:rPr>
                <w:rFonts w:eastAsia="Calibri"/>
                <w:color w:val="000000"/>
                <w:sz w:val="22"/>
                <w:szCs w:val="22"/>
              </w:rPr>
              <w:t xml:space="preserve"> (2008) </w:t>
            </w:r>
          </w:p>
        </w:tc>
        <w:tc>
          <w:tcPr>
            <w:tcW w:w="1060"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65.83</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63.43</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72.29</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30</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148.3</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77.38</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0</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2008</w:t>
            </w:r>
          </w:p>
        </w:tc>
        <w:tc>
          <w:tcPr>
            <w:tcW w:w="129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8</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41" w:type="dxa"/>
            <w:gridSpan w:val="2"/>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w:t>
            </w:r>
          </w:p>
        </w:tc>
        <w:tc>
          <w:tcPr>
            <w:tcW w:w="103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.143</w:t>
            </w:r>
          </w:p>
        </w:tc>
      </w:tr>
      <w:tr w:rsidR="003D1C30" w:rsidTr="003D1C30">
        <w:tblPrEx>
          <w:tblBorders>
            <w:bottom w:val="none" w:sz="0" w:space="0" w:color="auto"/>
          </w:tblBorders>
        </w:tblPrEx>
        <w:trPr>
          <w:gridBefore w:val="1"/>
          <w:wBefore w:w="108" w:type="dxa"/>
          <w:trHeight w:val="840"/>
        </w:trPr>
        <w:tc>
          <w:tcPr>
            <w:tcW w:w="1515" w:type="dxa"/>
            <w:tcBorders>
              <w:top w:val="nil"/>
              <w:left w:val="nil"/>
              <w:bottom w:val="nil"/>
              <w:right w:val="nil"/>
            </w:tcBorders>
            <w:shd w:val="clear" w:color="auto" w:fill="auto"/>
            <w:hideMark/>
          </w:tcPr>
          <w:p w:rsidR="003D1C30" w:rsidRDefault="003D1C30" w:rsidP="003D1C30">
            <w:pPr>
              <w:rPr>
                <w:rFonts w:eastAsia="Times New Roman"/>
                <w:color w:val="000000"/>
                <w:sz w:val="22"/>
                <w:szCs w:val="22"/>
              </w:rPr>
            </w:pPr>
            <w:proofErr w:type="spellStart"/>
            <w:r>
              <w:rPr>
                <w:rFonts w:eastAsia="Calibri"/>
                <w:color w:val="000000"/>
                <w:sz w:val="22"/>
                <w:szCs w:val="22"/>
              </w:rPr>
              <w:t>Wilansky-Traynor</w:t>
            </w:r>
            <w:proofErr w:type="spellEnd"/>
            <w:r>
              <w:rPr>
                <w:rFonts w:eastAsia="Calibri"/>
                <w:color w:val="000000"/>
                <w:sz w:val="22"/>
                <w:szCs w:val="22"/>
              </w:rPr>
              <w:t xml:space="preserve"> &amp;  </w:t>
            </w:r>
            <w:proofErr w:type="spellStart"/>
            <w:r>
              <w:rPr>
                <w:rFonts w:eastAsia="Calibri"/>
                <w:color w:val="000000"/>
                <w:sz w:val="22"/>
                <w:szCs w:val="22"/>
              </w:rPr>
              <w:t>Lobel</w:t>
            </w:r>
            <w:proofErr w:type="spellEnd"/>
            <w:r>
              <w:rPr>
                <w:rFonts w:eastAsia="Calibri"/>
                <w:color w:val="000000"/>
                <w:sz w:val="22"/>
                <w:szCs w:val="22"/>
              </w:rPr>
              <w:t xml:space="preserve"> (2008) </w:t>
            </w:r>
          </w:p>
        </w:tc>
        <w:tc>
          <w:tcPr>
            <w:tcW w:w="1060"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65.83</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61.52</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74.03</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29</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125.03</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79.32</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0</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2008</w:t>
            </w:r>
          </w:p>
        </w:tc>
        <w:tc>
          <w:tcPr>
            <w:tcW w:w="129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8</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41" w:type="dxa"/>
            <w:gridSpan w:val="2"/>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w:t>
            </w:r>
          </w:p>
        </w:tc>
        <w:tc>
          <w:tcPr>
            <w:tcW w:w="103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.143</w:t>
            </w:r>
          </w:p>
        </w:tc>
      </w:tr>
      <w:tr w:rsidR="003D1C30" w:rsidTr="003D1C30">
        <w:tblPrEx>
          <w:tblBorders>
            <w:bottom w:val="none" w:sz="0" w:space="0" w:color="auto"/>
          </w:tblBorders>
        </w:tblPrEx>
        <w:trPr>
          <w:gridBefore w:val="1"/>
          <w:wBefore w:w="108" w:type="dxa"/>
          <w:trHeight w:val="560"/>
        </w:trPr>
        <w:tc>
          <w:tcPr>
            <w:tcW w:w="1515" w:type="dxa"/>
            <w:tcBorders>
              <w:top w:val="nil"/>
              <w:left w:val="nil"/>
              <w:bottom w:val="nil"/>
              <w:right w:val="nil"/>
            </w:tcBorders>
            <w:shd w:val="clear" w:color="auto" w:fill="auto"/>
            <w:hideMark/>
          </w:tcPr>
          <w:p w:rsidR="003D1C30" w:rsidRDefault="003D1C30" w:rsidP="003D1C30">
            <w:pPr>
              <w:rPr>
                <w:rFonts w:eastAsia="Times New Roman"/>
                <w:color w:val="000000"/>
                <w:sz w:val="22"/>
                <w:szCs w:val="22"/>
              </w:rPr>
            </w:pPr>
            <w:r>
              <w:rPr>
                <w:rFonts w:eastAsia="Calibri"/>
                <w:color w:val="000000"/>
                <w:sz w:val="22"/>
                <w:szCs w:val="22"/>
              </w:rPr>
              <w:t xml:space="preserve">Zosuls et al. (2009) </w:t>
            </w:r>
          </w:p>
        </w:tc>
        <w:tc>
          <w:tcPr>
            <w:tcW w:w="1060"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18</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78</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120</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46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90</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108</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2009</w:t>
            </w:r>
          </w:p>
        </w:tc>
        <w:tc>
          <w:tcPr>
            <w:tcW w:w="129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7</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41" w:type="dxa"/>
            <w:gridSpan w:val="2"/>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3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.288</w:t>
            </w:r>
          </w:p>
        </w:tc>
      </w:tr>
      <w:tr w:rsidR="003D1C30" w:rsidTr="003D1C30">
        <w:tblPrEx>
          <w:tblBorders>
            <w:bottom w:val="none" w:sz="0" w:space="0" w:color="auto"/>
          </w:tblBorders>
        </w:tblPrEx>
        <w:trPr>
          <w:gridBefore w:val="1"/>
          <w:wBefore w:w="108" w:type="dxa"/>
          <w:trHeight w:val="560"/>
        </w:trPr>
        <w:tc>
          <w:tcPr>
            <w:tcW w:w="1515" w:type="dxa"/>
            <w:tcBorders>
              <w:top w:val="nil"/>
              <w:left w:val="nil"/>
              <w:bottom w:val="nil"/>
              <w:right w:val="nil"/>
            </w:tcBorders>
            <w:shd w:val="clear" w:color="auto" w:fill="auto"/>
            <w:hideMark/>
          </w:tcPr>
          <w:p w:rsidR="003D1C30" w:rsidRDefault="003D1C30" w:rsidP="003D1C30">
            <w:pPr>
              <w:rPr>
                <w:rFonts w:eastAsia="Times New Roman"/>
                <w:color w:val="000000"/>
                <w:sz w:val="22"/>
                <w:szCs w:val="22"/>
              </w:rPr>
            </w:pPr>
            <w:r>
              <w:rPr>
                <w:rFonts w:eastAsia="Calibri"/>
                <w:color w:val="000000"/>
                <w:sz w:val="22"/>
                <w:szCs w:val="22"/>
              </w:rPr>
              <w:t xml:space="preserve">Zosuls et al. (2009) </w:t>
            </w:r>
          </w:p>
        </w:tc>
        <w:tc>
          <w:tcPr>
            <w:tcW w:w="1060"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22</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54</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60</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46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150</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162</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2009</w:t>
            </w:r>
          </w:p>
        </w:tc>
        <w:tc>
          <w:tcPr>
            <w:tcW w:w="129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7</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41" w:type="dxa"/>
            <w:gridSpan w:val="2"/>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3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.288</w:t>
            </w:r>
          </w:p>
        </w:tc>
      </w:tr>
      <w:tr w:rsidR="003D1C30" w:rsidTr="003D1C30">
        <w:tblPrEx>
          <w:tblBorders>
            <w:bottom w:val="none" w:sz="0" w:space="0" w:color="auto"/>
          </w:tblBorders>
        </w:tblPrEx>
        <w:trPr>
          <w:gridBefore w:val="1"/>
          <w:wBefore w:w="108" w:type="dxa"/>
          <w:trHeight w:val="560"/>
        </w:trPr>
        <w:tc>
          <w:tcPr>
            <w:tcW w:w="1515" w:type="dxa"/>
            <w:tcBorders>
              <w:top w:val="nil"/>
              <w:left w:val="nil"/>
              <w:bottom w:val="nil"/>
              <w:right w:val="nil"/>
            </w:tcBorders>
            <w:shd w:val="clear" w:color="auto" w:fill="auto"/>
            <w:hideMark/>
          </w:tcPr>
          <w:p w:rsidR="003D1C30" w:rsidRDefault="003D1C30" w:rsidP="003D1C30">
            <w:pPr>
              <w:rPr>
                <w:rFonts w:eastAsia="Times New Roman"/>
                <w:color w:val="000000"/>
                <w:sz w:val="22"/>
                <w:szCs w:val="22"/>
              </w:rPr>
            </w:pPr>
            <w:r>
              <w:rPr>
                <w:rFonts w:eastAsia="Times New Roman"/>
                <w:color w:val="000000"/>
                <w:sz w:val="22"/>
                <w:szCs w:val="22"/>
                <w:lang w:val="de-DE"/>
              </w:rPr>
              <w:t xml:space="preserve">Zosuls et al. (2009) </w:t>
            </w:r>
          </w:p>
        </w:tc>
        <w:tc>
          <w:tcPr>
            <w:tcW w:w="1060"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18</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96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102</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46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108</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116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2009</w:t>
            </w:r>
          </w:p>
        </w:tc>
        <w:tc>
          <w:tcPr>
            <w:tcW w:w="129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7</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w:t>
            </w:r>
          </w:p>
        </w:tc>
        <w:tc>
          <w:tcPr>
            <w:tcW w:w="1041" w:type="dxa"/>
            <w:gridSpan w:val="2"/>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3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.288</w:t>
            </w:r>
          </w:p>
        </w:tc>
      </w:tr>
      <w:tr w:rsidR="003D1C30" w:rsidTr="003D1C30">
        <w:tblPrEx>
          <w:tblBorders>
            <w:bottom w:val="none" w:sz="0" w:space="0" w:color="auto"/>
          </w:tblBorders>
        </w:tblPrEx>
        <w:trPr>
          <w:gridBefore w:val="1"/>
          <w:wBefore w:w="108" w:type="dxa"/>
          <w:trHeight w:val="560"/>
        </w:trPr>
        <w:tc>
          <w:tcPr>
            <w:tcW w:w="1515" w:type="dxa"/>
            <w:tcBorders>
              <w:top w:val="nil"/>
              <w:left w:val="nil"/>
              <w:bottom w:val="nil"/>
              <w:right w:val="nil"/>
            </w:tcBorders>
            <w:shd w:val="clear" w:color="auto" w:fill="auto"/>
            <w:hideMark/>
          </w:tcPr>
          <w:p w:rsidR="003D1C30" w:rsidRDefault="003D1C30" w:rsidP="003D1C30">
            <w:pPr>
              <w:rPr>
                <w:rFonts w:eastAsia="Times New Roman"/>
                <w:color w:val="000000"/>
                <w:sz w:val="22"/>
                <w:szCs w:val="22"/>
              </w:rPr>
            </w:pPr>
            <w:r>
              <w:rPr>
                <w:rFonts w:eastAsia="Times New Roman"/>
                <w:color w:val="000000"/>
                <w:sz w:val="22"/>
                <w:szCs w:val="22"/>
                <w:lang w:val="de-DE"/>
              </w:rPr>
              <w:t xml:space="preserve">Zosuls et al. (2009) </w:t>
            </w:r>
          </w:p>
        </w:tc>
        <w:tc>
          <w:tcPr>
            <w:tcW w:w="1060"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22</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78</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84</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46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120</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136</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2009</w:t>
            </w:r>
          </w:p>
        </w:tc>
        <w:tc>
          <w:tcPr>
            <w:tcW w:w="129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7</w:t>
            </w:r>
          </w:p>
        </w:tc>
        <w:tc>
          <w:tcPr>
            <w:tcW w:w="1041"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w:t>
            </w:r>
          </w:p>
        </w:tc>
        <w:tc>
          <w:tcPr>
            <w:tcW w:w="1041" w:type="dxa"/>
            <w:gridSpan w:val="2"/>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32" w:type="dxa"/>
            <w:tcBorders>
              <w:top w:val="nil"/>
              <w:left w:val="nil"/>
              <w:bottom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.288</w:t>
            </w:r>
          </w:p>
        </w:tc>
      </w:tr>
      <w:tr w:rsidR="003D1C30" w:rsidTr="003D1C30">
        <w:tblPrEx>
          <w:tblBorders>
            <w:bottom w:val="none" w:sz="0" w:space="0" w:color="auto"/>
          </w:tblBorders>
        </w:tblPrEx>
        <w:trPr>
          <w:gridBefore w:val="1"/>
          <w:wBefore w:w="108" w:type="dxa"/>
          <w:trHeight w:val="1400"/>
        </w:trPr>
        <w:tc>
          <w:tcPr>
            <w:tcW w:w="1515" w:type="dxa"/>
            <w:tcBorders>
              <w:top w:val="nil"/>
              <w:left w:val="nil"/>
              <w:right w:val="nil"/>
            </w:tcBorders>
            <w:shd w:val="clear" w:color="auto" w:fill="auto"/>
            <w:hideMark/>
          </w:tcPr>
          <w:p w:rsidR="003D1C30" w:rsidRDefault="003D1C30" w:rsidP="003D1C30">
            <w:pPr>
              <w:rPr>
                <w:rFonts w:eastAsia="Times New Roman"/>
                <w:color w:val="000000"/>
                <w:sz w:val="22"/>
                <w:szCs w:val="22"/>
              </w:rPr>
            </w:pPr>
            <w:r>
              <w:rPr>
                <w:rFonts w:eastAsia="Calibri"/>
                <w:color w:val="000000"/>
                <w:sz w:val="22"/>
                <w:szCs w:val="22"/>
              </w:rPr>
              <w:t xml:space="preserve">Zosuls, </w:t>
            </w:r>
            <w:proofErr w:type="spellStart"/>
            <w:r>
              <w:rPr>
                <w:rFonts w:eastAsia="Calibri"/>
                <w:color w:val="000000"/>
                <w:sz w:val="22"/>
                <w:szCs w:val="22"/>
              </w:rPr>
              <w:t>Ruble</w:t>
            </w:r>
            <w:proofErr w:type="spellEnd"/>
            <w:r>
              <w:rPr>
                <w:rFonts w:eastAsia="Calibri"/>
                <w:color w:val="000000"/>
                <w:sz w:val="22"/>
                <w:szCs w:val="22"/>
              </w:rPr>
              <w:t xml:space="preserve"> &amp; </w:t>
            </w:r>
            <w:proofErr w:type="spellStart"/>
            <w:r>
              <w:rPr>
                <w:rFonts w:eastAsia="Calibri"/>
                <w:color w:val="000000"/>
                <w:sz w:val="22"/>
                <w:szCs w:val="22"/>
              </w:rPr>
              <w:t>Tamis-LeMonda</w:t>
            </w:r>
            <w:proofErr w:type="spellEnd"/>
            <w:r>
              <w:rPr>
                <w:rFonts w:eastAsia="Calibri"/>
                <w:color w:val="000000"/>
                <w:sz w:val="22"/>
                <w:szCs w:val="22"/>
              </w:rPr>
              <w:t xml:space="preserve"> (2014)</w:t>
            </w:r>
          </w:p>
        </w:tc>
        <w:tc>
          <w:tcPr>
            <w:tcW w:w="1060" w:type="dxa"/>
            <w:tcBorders>
              <w:top w:val="nil"/>
              <w:left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24</w:t>
            </w:r>
          </w:p>
        </w:tc>
        <w:tc>
          <w:tcPr>
            <w:tcW w:w="1041" w:type="dxa"/>
            <w:tcBorders>
              <w:top w:val="nil"/>
              <w:left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93</w:t>
            </w:r>
          </w:p>
        </w:tc>
        <w:tc>
          <w:tcPr>
            <w:tcW w:w="1041" w:type="dxa"/>
            <w:tcBorders>
              <w:top w:val="nil"/>
              <w:left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29.7</w:t>
            </w:r>
          </w:p>
        </w:tc>
        <w:tc>
          <w:tcPr>
            <w:tcW w:w="1041" w:type="dxa"/>
            <w:tcBorders>
              <w:top w:val="nil"/>
              <w:left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40.5</w:t>
            </w:r>
          </w:p>
        </w:tc>
        <w:tc>
          <w:tcPr>
            <w:tcW w:w="1041" w:type="dxa"/>
            <w:tcBorders>
              <w:top w:val="nil"/>
              <w:left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99</w:t>
            </w:r>
          </w:p>
        </w:tc>
        <w:tc>
          <w:tcPr>
            <w:tcW w:w="1041" w:type="dxa"/>
            <w:tcBorders>
              <w:top w:val="nil"/>
              <w:left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62.1</w:t>
            </w:r>
          </w:p>
        </w:tc>
        <w:tc>
          <w:tcPr>
            <w:tcW w:w="1041" w:type="dxa"/>
            <w:tcBorders>
              <w:top w:val="nil"/>
              <w:left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64.8</w:t>
            </w:r>
          </w:p>
        </w:tc>
        <w:tc>
          <w:tcPr>
            <w:tcW w:w="1041" w:type="dxa"/>
            <w:tcBorders>
              <w:top w:val="nil"/>
              <w:left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41" w:type="dxa"/>
            <w:tcBorders>
              <w:top w:val="nil"/>
              <w:left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2014</w:t>
            </w:r>
          </w:p>
        </w:tc>
        <w:tc>
          <w:tcPr>
            <w:tcW w:w="1292" w:type="dxa"/>
            <w:tcBorders>
              <w:top w:val="nil"/>
              <w:left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41" w:type="dxa"/>
            <w:tcBorders>
              <w:top w:val="nil"/>
              <w:left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41" w:type="dxa"/>
            <w:gridSpan w:val="2"/>
            <w:tcBorders>
              <w:top w:val="nil"/>
              <w:left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32" w:type="dxa"/>
            <w:tcBorders>
              <w:top w:val="nil"/>
              <w:left w:val="nil"/>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.280</w:t>
            </w:r>
          </w:p>
        </w:tc>
      </w:tr>
      <w:tr w:rsidR="003D1C30" w:rsidTr="003D1C30">
        <w:tblPrEx>
          <w:tblBorders>
            <w:bottom w:val="none" w:sz="0" w:space="0" w:color="auto"/>
          </w:tblBorders>
        </w:tblPrEx>
        <w:trPr>
          <w:gridBefore w:val="1"/>
          <w:wBefore w:w="108" w:type="dxa"/>
          <w:trHeight w:val="1400"/>
        </w:trPr>
        <w:tc>
          <w:tcPr>
            <w:tcW w:w="1515" w:type="dxa"/>
            <w:tcBorders>
              <w:top w:val="nil"/>
              <w:left w:val="nil"/>
              <w:bottom w:val="single" w:sz="4" w:space="0" w:color="auto"/>
              <w:right w:val="nil"/>
            </w:tcBorders>
            <w:shd w:val="clear" w:color="auto" w:fill="auto"/>
            <w:hideMark/>
          </w:tcPr>
          <w:p w:rsidR="003D1C30" w:rsidRDefault="003D1C30" w:rsidP="003D1C30">
            <w:pPr>
              <w:rPr>
                <w:rFonts w:eastAsia="Times New Roman"/>
                <w:color w:val="000000"/>
                <w:sz w:val="22"/>
                <w:szCs w:val="22"/>
              </w:rPr>
            </w:pPr>
            <w:r>
              <w:rPr>
                <w:rFonts w:eastAsia="Calibri"/>
                <w:color w:val="000000"/>
                <w:sz w:val="22"/>
                <w:szCs w:val="22"/>
              </w:rPr>
              <w:t xml:space="preserve">Zosuls, </w:t>
            </w:r>
            <w:proofErr w:type="spellStart"/>
            <w:r>
              <w:rPr>
                <w:rFonts w:eastAsia="Calibri"/>
                <w:color w:val="000000"/>
                <w:sz w:val="22"/>
                <w:szCs w:val="22"/>
              </w:rPr>
              <w:t>Ruble</w:t>
            </w:r>
            <w:proofErr w:type="spellEnd"/>
            <w:r>
              <w:rPr>
                <w:rFonts w:eastAsia="Calibri"/>
                <w:color w:val="000000"/>
                <w:sz w:val="22"/>
                <w:szCs w:val="22"/>
              </w:rPr>
              <w:t xml:space="preserve"> &amp; </w:t>
            </w:r>
            <w:proofErr w:type="spellStart"/>
            <w:r>
              <w:rPr>
                <w:rFonts w:eastAsia="Calibri"/>
                <w:color w:val="000000"/>
                <w:sz w:val="22"/>
                <w:szCs w:val="22"/>
              </w:rPr>
              <w:t>Tamis-LeMonda</w:t>
            </w:r>
            <w:proofErr w:type="spellEnd"/>
            <w:r>
              <w:rPr>
                <w:rFonts w:eastAsia="Calibri"/>
                <w:color w:val="000000"/>
                <w:sz w:val="22"/>
                <w:szCs w:val="22"/>
              </w:rPr>
              <w:t xml:space="preserve"> (2014)</w:t>
            </w:r>
          </w:p>
        </w:tc>
        <w:tc>
          <w:tcPr>
            <w:tcW w:w="1060" w:type="dxa"/>
            <w:tcBorders>
              <w:top w:val="nil"/>
              <w:left w:val="nil"/>
              <w:bottom w:val="single" w:sz="4" w:space="0" w:color="auto"/>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36</w:t>
            </w:r>
          </w:p>
        </w:tc>
        <w:tc>
          <w:tcPr>
            <w:tcW w:w="1041" w:type="dxa"/>
            <w:tcBorders>
              <w:top w:val="nil"/>
              <w:left w:val="nil"/>
              <w:bottom w:val="single" w:sz="4" w:space="0" w:color="auto"/>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63</w:t>
            </w:r>
          </w:p>
        </w:tc>
        <w:tc>
          <w:tcPr>
            <w:tcW w:w="1041" w:type="dxa"/>
            <w:tcBorders>
              <w:top w:val="nil"/>
              <w:left w:val="nil"/>
              <w:bottom w:val="single" w:sz="4" w:space="0" w:color="auto"/>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32.4</w:t>
            </w:r>
          </w:p>
        </w:tc>
        <w:tc>
          <w:tcPr>
            <w:tcW w:w="1041" w:type="dxa"/>
            <w:tcBorders>
              <w:top w:val="nil"/>
              <w:left w:val="nil"/>
              <w:bottom w:val="single" w:sz="4" w:space="0" w:color="auto"/>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43.2</w:t>
            </w:r>
          </w:p>
        </w:tc>
        <w:tc>
          <w:tcPr>
            <w:tcW w:w="1041" w:type="dxa"/>
            <w:tcBorders>
              <w:top w:val="nil"/>
              <w:left w:val="nil"/>
              <w:bottom w:val="single" w:sz="4" w:space="0" w:color="auto"/>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77</w:t>
            </w:r>
          </w:p>
        </w:tc>
        <w:tc>
          <w:tcPr>
            <w:tcW w:w="1041" w:type="dxa"/>
            <w:tcBorders>
              <w:top w:val="nil"/>
              <w:left w:val="nil"/>
              <w:bottom w:val="single" w:sz="4" w:space="0" w:color="auto"/>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75.6</w:t>
            </w:r>
          </w:p>
        </w:tc>
        <w:tc>
          <w:tcPr>
            <w:tcW w:w="1041" w:type="dxa"/>
            <w:tcBorders>
              <w:top w:val="nil"/>
              <w:left w:val="nil"/>
              <w:bottom w:val="single" w:sz="4" w:space="0" w:color="auto"/>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72.9</w:t>
            </w:r>
          </w:p>
        </w:tc>
        <w:tc>
          <w:tcPr>
            <w:tcW w:w="1041" w:type="dxa"/>
            <w:tcBorders>
              <w:top w:val="nil"/>
              <w:left w:val="nil"/>
              <w:bottom w:val="single" w:sz="4" w:space="0" w:color="auto"/>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41" w:type="dxa"/>
            <w:tcBorders>
              <w:top w:val="nil"/>
              <w:left w:val="nil"/>
              <w:bottom w:val="single" w:sz="4" w:space="0" w:color="auto"/>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2014</w:t>
            </w:r>
          </w:p>
        </w:tc>
        <w:tc>
          <w:tcPr>
            <w:tcW w:w="1292" w:type="dxa"/>
            <w:tcBorders>
              <w:top w:val="nil"/>
              <w:left w:val="nil"/>
              <w:bottom w:val="single" w:sz="4" w:space="0" w:color="auto"/>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41" w:type="dxa"/>
            <w:tcBorders>
              <w:top w:val="nil"/>
              <w:left w:val="nil"/>
              <w:bottom w:val="single" w:sz="4" w:space="0" w:color="auto"/>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w:t>
            </w:r>
          </w:p>
        </w:tc>
        <w:tc>
          <w:tcPr>
            <w:tcW w:w="1041" w:type="dxa"/>
            <w:gridSpan w:val="2"/>
            <w:tcBorders>
              <w:top w:val="nil"/>
              <w:left w:val="nil"/>
              <w:bottom w:val="single" w:sz="4" w:space="0" w:color="auto"/>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1</w:t>
            </w:r>
          </w:p>
        </w:tc>
        <w:tc>
          <w:tcPr>
            <w:tcW w:w="1032" w:type="dxa"/>
            <w:tcBorders>
              <w:top w:val="nil"/>
              <w:left w:val="nil"/>
              <w:bottom w:val="single" w:sz="4" w:space="0" w:color="auto"/>
              <w:right w:val="nil"/>
            </w:tcBorders>
            <w:shd w:val="clear" w:color="auto" w:fill="auto"/>
            <w:hideMark/>
          </w:tcPr>
          <w:p w:rsidR="003D1C30" w:rsidRDefault="003D1C30" w:rsidP="003D1C30">
            <w:pPr>
              <w:jc w:val="center"/>
              <w:rPr>
                <w:rFonts w:eastAsia="Times New Roman"/>
                <w:color w:val="000000"/>
                <w:sz w:val="22"/>
                <w:szCs w:val="22"/>
              </w:rPr>
            </w:pPr>
            <w:r>
              <w:rPr>
                <w:rFonts w:eastAsia="Calibri"/>
                <w:color w:val="000000"/>
                <w:sz w:val="22"/>
                <w:szCs w:val="22"/>
              </w:rPr>
              <w:t>.280</w:t>
            </w:r>
          </w:p>
        </w:tc>
      </w:tr>
    </w:tbl>
    <w:p w:rsidR="003D1C30" w:rsidRDefault="003D1C30" w:rsidP="003D1C30">
      <w:pPr>
        <w:rPr>
          <w:rFonts w:eastAsia="Times New Roman"/>
        </w:rPr>
      </w:pPr>
      <w:r w:rsidRPr="0072582E">
        <w:rPr>
          <w:rFonts w:eastAsia="Calibri"/>
        </w:rPr>
        <w:t xml:space="preserve">Notes: N = sample size; Mean play = mean seconds played with toy; SD = standard deviation; Neutral toys (1= ‘neutral toys included’; 2 = ‘neutral toys not included’); </w:t>
      </w:r>
      <w:r w:rsidRPr="0072582E">
        <w:rPr>
          <w:rFonts w:eastAsia="Times New Roman"/>
        </w:rPr>
        <w:t>Publication years = years since publication of the study</w:t>
      </w:r>
      <w:r w:rsidRPr="0072582E">
        <w:rPr>
          <w:rFonts w:eastAsia="Calibri"/>
        </w:rPr>
        <w:t>; Parent present (</w:t>
      </w:r>
      <w:r w:rsidRPr="0072582E">
        <w:rPr>
          <w:rFonts w:eastAsia="Times New Roman"/>
        </w:rPr>
        <w:t>1= absent; 2 = minimal interaction; 3= moderate or full interaction); Setting = location of study (1= home; 2 = lab; 3 = nursery); Country = Gender Inequality Index, a measure of how gender-egalitarian the country was at the time the study took place.</w:t>
      </w:r>
    </w:p>
    <w:p w:rsidR="003D1C30" w:rsidRDefault="003D1C30" w:rsidP="003D1C30">
      <w:pPr>
        <w:rPr>
          <w:b/>
        </w:rPr>
      </w:pPr>
    </w:p>
    <w:p w:rsidR="003D1C30" w:rsidRDefault="003D1C30" w:rsidP="003D1C30">
      <w:pPr>
        <w:rPr>
          <w:b/>
        </w:rPr>
      </w:pPr>
      <w:r>
        <w:rPr>
          <w:b/>
        </w:rPr>
        <w:br w:type="page"/>
      </w:r>
    </w:p>
    <w:p w:rsidR="001C3F68" w:rsidRDefault="001C3F68" w:rsidP="003D1C30">
      <w:pPr>
        <w:rPr>
          <w:b/>
        </w:rPr>
        <w:sectPr w:rsidR="001C3F68" w:rsidSect="001C3F68">
          <w:pgSz w:w="11906" w:h="16838" w:code="9"/>
          <w:pgMar w:top="1440" w:right="1440" w:bottom="1440" w:left="1440" w:header="709" w:footer="709" w:gutter="0"/>
          <w:cols w:space="708"/>
          <w:docGrid w:linePitch="360"/>
        </w:sectPr>
      </w:pPr>
    </w:p>
    <w:p w:rsidR="003D1C30" w:rsidRDefault="003D1C30" w:rsidP="003D1C30">
      <w:proofErr w:type="gramStart"/>
      <w:r>
        <w:rPr>
          <w:b/>
        </w:rPr>
        <w:lastRenderedPageBreak/>
        <w:t>Table 2.</w:t>
      </w:r>
      <w:proofErr w:type="gramEnd"/>
      <w:r>
        <w:t xml:space="preserve">  </w:t>
      </w:r>
    </w:p>
    <w:p w:rsidR="003D1C30" w:rsidRDefault="003D1C30" w:rsidP="003D1C30">
      <w:pPr>
        <w:autoSpaceDE w:val="0"/>
        <w:autoSpaceDN w:val="0"/>
        <w:adjustRightInd w:val="0"/>
      </w:pPr>
    </w:p>
    <w:p w:rsidR="003D1C30" w:rsidRPr="002C43CC" w:rsidRDefault="003D1C30" w:rsidP="003D1C30">
      <w:pPr>
        <w:autoSpaceDE w:val="0"/>
        <w:autoSpaceDN w:val="0"/>
        <w:adjustRightInd w:val="0"/>
        <w:spacing w:line="480" w:lineRule="auto"/>
      </w:pPr>
      <w:r w:rsidRPr="002C43CC">
        <w:t xml:space="preserve">Evaluation of the methodological quality of the 16 studies comparing toy preference in boys and girls in studies included in the meta-analysis. Quality is assessed using </w:t>
      </w:r>
      <w:r w:rsidRPr="002C43CC">
        <w:rPr>
          <w:bCs/>
        </w:rPr>
        <w:t>Newcastle-</w:t>
      </w:r>
      <w:proofErr w:type="spellStart"/>
      <w:r w:rsidRPr="002C43CC">
        <w:rPr>
          <w:bCs/>
        </w:rPr>
        <w:t>Ottowa</w:t>
      </w:r>
      <w:proofErr w:type="spellEnd"/>
      <w:r w:rsidRPr="002C43CC">
        <w:rPr>
          <w:bCs/>
        </w:rPr>
        <w:t xml:space="preserve"> Quality Assessment Scale (NOS) criteria adapted for this study (see notes below the table).</w:t>
      </w:r>
      <w:r>
        <w:rPr>
          <w:bCs/>
        </w:rPr>
        <w:t xml:space="preserve"> </w:t>
      </w:r>
    </w:p>
    <w:p w:rsidR="003D1C30" w:rsidRDefault="003D1C30" w:rsidP="003D1C30">
      <w:pPr>
        <w:autoSpaceDE w:val="0"/>
        <w:autoSpaceDN w:val="0"/>
        <w:adjustRightInd w:val="0"/>
      </w:pPr>
    </w:p>
    <w:tbl>
      <w:tblPr>
        <w:tblW w:w="5000" w:type="pct"/>
        <w:tblBorders>
          <w:top w:val="single" w:sz="4" w:space="0" w:color="auto"/>
        </w:tblBorders>
        <w:tblLook w:val="04A0"/>
      </w:tblPr>
      <w:tblGrid>
        <w:gridCol w:w="1584"/>
        <w:gridCol w:w="1150"/>
        <w:gridCol w:w="2056"/>
        <w:gridCol w:w="1127"/>
        <w:gridCol w:w="1187"/>
        <w:gridCol w:w="1603"/>
        <w:gridCol w:w="1616"/>
        <w:gridCol w:w="1549"/>
        <w:gridCol w:w="1137"/>
        <w:gridCol w:w="1165"/>
      </w:tblGrid>
      <w:tr w:rsidR="003D1C30" w:rsidTr="003D1C30">
        <w:tc>
          <w:tcPr>
            <w:tcW w:w="559" w:type="pct"/>
            <w:tcBorders>
              <w:top w:val="single" w:sz="4" w:space="0" w:color="auto"/>
              <w:left w:val="nil"/>
              <w:bottom w:val="single" w:sz="4" w:space="0" w:color="auto"/>
              <w:right w:val="nil"/>
            </w:tcBorders>
            <w:hideMark/>
          </w:tcPr>
          <w:p w:rsidR="003D1C30" w:rsidRDefault="003D1C30" w:rsidP="003D1C30">
            <w:pPr>
              <w:rPr>
                <w:b/>
              </w:rPr>
            </w:pPr>
            <w:r>
              <w:rPr>
                <w:b/>
              </w:rPr>
              <w:t>Study</w:t>
            </w:r>
          </w:p>
        </w:tc>
        <w:tc>
          <w:tcPr>
            <w:tcW w:w="406" w:type="pct"/>
            <w:tcBorders>
              <w:top w:val="single" w:sz="4" w:space="0" w:color="auto"/>
              <w:left w:val="nil"/>
              <w:bottom w:val="single" w:sz="4" w:space="0" w:color="auto"/>
              <w:right w:val="nil"/>
            </w:tcBorders>
            <w:hideMark/>
          </w:tcPr>
          <w:p w:rsidR="003D1C30" w:rsidRDefault="003D1C30" w:rsidP="003D1C30">
            <w:pPr>
              <w:rPr>
                <w:b/>
              </w:rPr>
            </w:pPr>
            <w:r>
              <w:t>Case definition adequate</w:t>
            </w:r>
          </w:p>
        </w:tc>
        <w:tc>
          <w:tcPr>
            <w:tcW w:w="725" w:type="pct"/>
            <w:tcBorders>
              <w:top w:val="single" w:sz="4" w:space="0" w:color="auto"/>
              <w:left w:val="nil"/>
              <w:bottom w:val="single" w:sz="4" w:space="0" w:color="auto"/>
              <w:right w:val="nil"/>
            </w:tcBorders>
            <w:hideMark/>
          </w:tcPr>
          <w:p w:rsidR="003D1C30" w:rsidRDefault="003D1C30" w:rsidP="003D1C30">
            <w:pPr>
              <w:rPr>
                <w:b/>
              </w:rPr>
            </w:pPr>
            <w:r>
              <w:t>Representativeness of cases</w:t>
            </w:r>
          </w:p>
        </w:tc>
        <w:tc>
          <w:tcPr>
            <w:tcW w:w="398" w:type="pct"/>
            <w:tcBorders>
              <w:top w:val="single" w:sz="4" w:space="0" w:color="auto"/>
              <w:left w:val="nil"/>
              <w:bottom w:val="single" w:sz="4" w:space="0" w:color="auto"/>
              <w:right w:val="nil"/>
            </w:tcBorders>
            <w:hideMark/>
          </w:tcPr>
          <w:p w:rsidR="003D1C30" w:rsidRDefault="003D1C30" w:rsidP="003D1C30">
            <w:pPr>
              <w:rPr>
                <w:b/>
              </w:rPr>
            </w:pPr>
            <w:r>
              <w:t>Selection of Controls</w:t>
            </w:r>
          </w:p>
        </w:tc>
        <w:tc>
          <w:tcPr>
            <w:tcW w:w="419" w:type="pct"/>
            <w:tcBorders>
              <w:top w:val="single" w:sz="4" w:space="0" w:color="auto"/>
              <w:left w:val="nil"/>
              <w:bottom w:val="single" w:sz="4" w:space="0" w:color="auto"/>
              <w:right w:val="nil"/>
            </w:tcBorders>
            <w:hideMark/>
          </w:tcPr>
          <w:p w:rsidR="003D1C30" w:rsidRDefault="003D1C30" w:rsidP="003D1C30">
            <w:pPr>
              <w:tabs>
                <w:tab w:val="left" w:pos="-1080"/>
                <w:tab w:val="left" w:pos="-720"/>
                <w:tab w:val="left" w:pos="270"/>
              </w:tabs>
            </w:pPr>
            <w:r>
              <w:t>Parental opinion</w:t>
            </w:r>
          </w:p>
        </w:tc>
        <w:tc>
          <w:tcPr>
            <w:tcW w:w="565" w:type="pct"/>
            <w:tcBorders>
              <w:top w:val="single" w:sz="4" w:space="0" w:color="auto"/>
              <w:left w:val="nil"/>
              <w:bottom w:val="single" w:sz="4" w:space="0" w:color="auto"/>
              <w:right w:val="nil"/>
            </w:tcBorders>
            <w:hideMark/>
          </w:tcPr>
          <w:p w:rsidR="003D1C30" w:rsidRDefault="003D1C30" w:rsidP="003D1C30">
            <w:pPr>
              <w:rPr>
                <w:b/>
              </w:rPr>
            </w:pPr>
            <w:r>
              <w:t>Comparability of both groups</w:t>
            </w:r>
          </w:p>
        </w:tc>
        <w:tc>
          <w:tcPr>
            <w:tcW w:w="570" w:type="pct"/>
            <w:tcBorders>
              <w:top w:val="single" w:sz="4" w:space="0" w:color="auto"/>
              <w:left w:val="nil"/>
              <w:bottom w:val="single" w:sz="4" w:space="0" w:color="auto"/>
              <w:right w:val="nil"/>
            </w:tcBorders>
            <w:hideMark/>
          </w:tcPr>
          <w:p w:rsidR="003D1C30" w:rsidRDefault="003D1C30" w:rsidP="003D1C30">
            <w:pPr>
              <w:rPr>
                <w:b/>
              </w:rPr>
            </w:pPr>
            <w:r>
              <w:t xml:space="preserve">Ascertainment of </w:t>
            </w:r>
            <w:proofErr w:type="spellStart"/>
            <w:r>
              <w:t>behavior</w:t>
            </w:r>
            <w:proofErr w:type="spellEnd"/>
          </w:p>
        </w:tc>
        <w:tc>
          <w:tcPr>
            <w:tcW w:w="546" w:type="pct"/>
            <w:tcBorders>
              <w:top w:val="single" w:sz="4" w:space="0" w:color="auto"/>
              <w:left w:val="nil"/>
              <w:bottom w:val="single" w:sz="4" w:space="0" w:color="auto"/>
              <w:right w:val="nil"/>
            </w:tcBorders>
            <w:hideMark/>
          </w:tcPr>
          <w:p w:rsidR="003D1C30" w:rsidRDefault="003D1C30" w:rsidP="003D1C30">
            <w:pPr>
              <w:rPr>
                <w:b/>
              </w:rPr>
            </w:pPr>
            <w:r>
              <w:t>Same ascertainment method for both groups</w:t>
            </w:r>
          </w:p>
        </w:tc>
        <w:tc>
          <w:tcPr>
            <w:tcW w:w="401" w:type="pct"/>
            <w:tcBorders>
              <w:top w:val="single" w:sz="4" w:space="0" w:color="auto"/>
              <w:left w:val="nil"/>
              <w:bottom w:val="single" w:sz="4" w:space="0" w:color="auto"/>
              <w:right w:val="nil"/>
            </w:tcBorders>
            <w:hideMark/>
          </w:tcPr>
          <w:p w:rsidR="003D1C30" w:rsidRDefault="003D1C30" w:rsidP="003D1C30">
            <w:pPr>
              <w:rPr>
                <w:b/>
              </w:rPr>
            </w:pPr>
            <w:r>
              <w:t>Non-Response rate</w:t>
            </w:r>
          </w:p>
        </w:tc>
        <w:tc>
          <w:tcPr>
            <w:tcW w:w="413" w:type="pct"/>
            <w:tcBorders>
              <w:top w:val="single" w:sz="4" w:space="0" w:color="auto"/>
              <w:left w:val="nil"/>
              <w:bottom w:val="single" w:sz="4" w:space="0" w:color="auto"/>
              <w:right w:val="nil"/>
            </w:tcBorders>
            <w:hideMark/>
          </w:tcPr>
          <w:p w:rsidR="003D1C30" w:rsidRDefault="003D1C30" w:rsidP="003D1C30">
            <w:pPr>
              <w:rPr>
                <w:b/>
              </w:rPr>
            </w:pPr>
            <w:r>
              <w:rPr>
                <w:b/>
              </w:rPr>
              <w:t>NOS Score</w:t>
            </w:r>
          </w:p>
        </w:tc>
      </w:tr>
      <w:tr w:rsidR="003D1C30" w:rsidTr="003D1C30">
        <w:tc>
          <w:tcPr>
            <w:tcW w:w="559" w:type="pct"/>
            <w:tcBorders>
              <w:top w:val="single" w:sz="4" w:space="0" w:color="auto"/>
              <w:left w:val="nil"/>
              <w:bottom w:val="nil"/>
              <w:right w:val="nil"/>
            </w:tcBorders>
            <w:vAlign w:val="center"/>
            <w:hideMark/>
          </w:tcPr>
          <w:p w:rsidR="003D1C30" w:rsidRDefault="003D1C30" w:rsidP="003D1C30">
            <w:pPr>
              <w:rPr>
                <w:color w:val="000000"/>
              </w:rPr>
            </w:pPr>
            <w:proofErr w:type="spellStart"/>
            <w:r>
              <w:rPr>
                <w:color w:val="000000"/>
              </w:rPr>
              <w:t>Schau</w:t>
            </w:r>
            <w:proofErr w:type="spellEnd"/>
            <w:r>
              <w:rPr>
                <w:color w:val="000000"/>
              </w:rPr>
              <w:t xml:space="preserve"> et al. (1980)</w:t>
            </w:r>
          </w:p>
        </w:tc>
        <w:tc>
          <w:tcPr>
            <w:tcW w:w="406" w:type="pct"/>
            <w:tcBorders>
              <w:top w:val="single" w:sz="4" w:space="0" w:color="auto"/>
              <w:left w:val="nil"/>
              <w:bottom w:val="nil"/>
              <w:right w:val="nil"/>
            </w:tcBorders>
            <w:hideMark/>
          </w:tcPr>
          <w:p w:rsidR="003D1C30" w:rsidRDefault="003D1C30" w:rsidP="003D1C30">
            <w:pPr>
              <w:jc w:val="center"/>
              <w:rPr>
                <w:highlight w:val="yellow"/>
              </w:rPr>
            </w:pPr>
            <w:r>
              <w:t>*</w:t>
            </w:r>
          </w:p>
        </w:tc>
        <w:tc>
          <w:tcPr>
            <w:tcW w:w="725" w:type="pct"/>
            <w:tcBorders>
              <w:top w:val="single" w:sz="4" w:space="0" w:color="auto"/>
              <w:left w:val="nil"/>
              <w:bottom w:val="nil"/>
              <w:right w:val="nil"/>
            </w:tcBorders>
            <w:hideMark/>
          </w:tcPr>
          <w:p w:rsidR="003D1C30" w:rsidRDefault="003D1C30" w:rsidP="003D1C30">
            <w:pPr>
              <w:jc w:val="center"/>
              <w:rPr>
                <w:highlight w:val="yellow"/>
              </w:rPr>
            </w:pPr>
            <w:r>
              <w:t>*</w:t>
            </w:r>
          </w:p>
        </w:tc>
        <w:tc>
          <w:tcPr>
            <w:tcW w:w="398" w:type="pct"/>
            <w:tcBorders>
              <w:top w:val="single" w:sz="4" w:space="0" w:color="auto"/>
              <w:left w:val="nil"/>
              <w:bottom w:val="nil"/>
              <w:right w:val="nil"/>
            </w:tcBorders>
            <w:hideMark/>
          </w:tcPr>
          <w:p w:rsidR="003D1C30" w:rsidRDefault="003D1C30" w:rsidP="003D1C30">
            <w:pPr>
              <w:jc w:val="center"/>
              <w:rPr>
                <w:highlight w:val="yellow"/>
              </w:rPr>
            </w:pPr>
            <w:r>
              <w:t>*</w:t>
            </w:r>
          </w:p>
        </w:tc>
        <w:tc>
          <w:tcPr>
            <w:tcW w:w="419" w:type="pct"/>
            <w:tcBorders>
              <w:top w:val="single" w:sz="4" w:space="0" w:color="auto"/>
              <w:left w:val="nil"/>
              <w:bottom w:val="nil"/>
              <w:right w:val="nil"/>
            </w:tcBorders>
            <w:hideMark/>
          </w:tcPr>
          <w:p w:rsidR="003D1C30" w:rsidRDefault="003D1C30" w:rsidP="003D1C30">
            <w:pPr>
              <w:jc w:val="center"/>
              <w:rPr>
                <w:highlight w:val="yellow"/>
              </w:rPr>
            </w:pPr>
            <w:r>
              <w:t>*</w:t>
            </w:r>
          </w:p>
        </w:tc>
        <w:tc>
          <w:tcPr>
            <w:tcW w:w="565" w:type="pct"/>
            <w:tcBorders>
              <w:top w:val="single" w:sz="4" w:space="0" w:color="auto"/>
              <w:left w:val="nil"/>
              <w:bottom w:val="nil"/>
              <w:right w:val="nil"/>
            </w:tcBorders>
            <w:hideMark/>
          </w:tcPr>
          <w:p w:rsidR="003D1C30" w:rsidRDefault="003D1C30" w:rsidP="003D1C30">
            <w:pPr>
              <w:jc w:val="center"/>
              <w:rPr>
                <w:highlight w:val="yellow"/>
              </w:rPr>
            </w:pPr>
            <w:r>
              <w:t>*</w:t>
            </w:r>
          </w:p>
        </w:tc>
        <w:tc>
          <w:tcPr>
            <w:tcW w:w="570" w:type="pct"/>
            <w:tcBorders>
              <w:top w:val="single" w:sz="4" w:space="0" w:color="auto"/>
              <w:left w:val="nil"/>
              <w:bottom w:val="nil"/>
              <w:right w:val="nil"/>
            </w:tcBorders>
            <w:hideMark/>
          </w:tcPr>
          <w:p w:rsidR="003D1C30" w:rsidRDefault="003D1C30" w:rsidP="003D1C30">
            <w:pPr>
              <w:jc w:val="center"/>
            </w:pPr>
            <w:r>
              <w:t>X</w:t>
            </w:r>
          </w:p>
        </w:tc>
        <w:tc>
          <w:tcPr>
            <w:tcW w:w="546" w:type="pct"/>
            <w:tcBorders>
              <w:top w:val="single" w:sz="4" w:space="0" w:color="auto"/>
              <w:left w:val="nil"/>
              <w:bottom w:val="nil"/>
              <w:right w:val="nil"/>
            </w:tcBorders>
            <w:hideMark/>
          </w:tcPr>
          <w:p w:rsidR="003D1C30" w:rsidRDefault="003D1C30" w:rsidP="003D1C30">
            <w:pPr>
              <w:jc w:val="center"/>
            </w:pPr>
            <w:r>
              <w:t>*</w:t>
            </w:r>
          </w:p>
        </w:tc>
        <w:tc>
          <w:tcPr>
            <w:tcW w:w="401" w:type="pct"/>
            <w:tcBorders>
              <w:top w:val="single" w:sz="4" w:space="0" w:color="auto"/>
              <w:left w:val="nil"/>
              <w:bottom w:val="nil"/>
              <w:right w:val="nil"/>
            </w:tcBorders>
            <w:hideMark/>
          </w:tcPr>
          <w:p w:rsidR="003D1C30" w:rsidRDefault="003D1C30" w:rsidP="003D1C30">
            <w:pPr>
              <w:jc w:val="center"/>
            </w:pPr>
            <w:r>
              <w:t>X</w:t>
            </w:r>
          </w:p>
        </w:tc>
        <w:tc>
          <w:tcPr>
            <w:tcW w:w="413" w:type="pct"/>
            <w:tcBorders>
              <w:top w:val="single" w:sz="4" w:space="0" w:color="auto"/>
              <w:left w:val="nil"/>
              <w:bottom w:val="nil"/>
              <w:right w:val="nil"/>
            </w:tcBorders>
            <w:hideMark/>
          </w:tcPr>
          <w:p w:rsidR="003D1C30" w:rsidRDefault="003D1C30" w:rsidP="003D1C30">
            <w:pPr>
              <w:jc w:val="center"/>
            </w:pPr>
            <w:r>
              <w:t>6</w:t>
            </w:r>
          </w:p>
        </w:tc>
      </w:tr>
      <w:tr w:rsidR="003D1C30" w:rsidTr="003D1C30">
        <w:tc>
          <w:tcPr>
            <w:tcW w:w="559" w:type="pct"/>
            <w:tcBorders>
              <w:top w:val="nil"/>
              <w:left w:val="nil"/>
              <w:bottom w:val="nil"/>
              <w:right w:val="nil"/>
            </w:tcBorders>
            <w:vAlign w:val="center"/>
            <w:hideMark/>
          </w:tcPr>
          <w:p w:rsidR="003D1C30" w:rsidRDefault="003D1C30" w:rsidP="003D1C30">
            <w:pPr>
              <w:rPr>
                <w:color w:val="000000"/>
              </w:rPr>
            </w:pPr>
            <w:proofErr w:type="spellStart"/>
            <w:r>
              <w:rPr>
                <w:color w:val="000000"/>
              </w:rPr>
              <w:t>Doering</w:t>
            </w:r>
            <w:proofErr w:type="spellEnd"/>
            <w:r>
              <w:rPr>
                <w:color w:val="000000"/>
              </w:rPr>
              <w:t xml:space="preserve"> et al (1989)</w:t>
            </w:r>
          </w:p>
        </w:tc>
        <w:tc>
          <w:tcPr>
            <w:tcW w:w="406" w:type="pct"/>
            <w:tcBorders>
              <w:top w:val="nil"/>
              <w:left w:val="nil"/>
              <w:bottom w:val="nil"/>
              <w:right w:val="nil"/>
            </w:tcBorders>
            <w:hideMark/>
          </w:tcPr>
          <w:p w:rsidR="003D1C30" w:rsidRDefault="003D1C30" w:rsidP="003D1C30">
            <w:pPr>
              <w:jc w:val="center"/>
            </w:pPr>
            <w:r>
              <w:t>*</w:t>
            </w:r>
          </w:p>
        </w:tc>
        <w:tc>
          <w:tcPr>
            <w:tcW w:w="725" w:type="pct"/>
            <w:tcBorders>
              <w:top w:val="nil"/>
              <w:left w:val="nil"/>
              <w:bottom w:val="nil"/>
              <w:right w:val="nil"/>
            </w:tcBorders>
            <w:hideMark/>
          </w:tcPr>
          <w:p w:rsidR="003D1C30" w:rsidRDefault="003D1C30" w:rsidP="003D1C30">
            <w:pPr>
              <w:jc w:val="center"/>
            </w:pPr>
            <w:r>
              <w:t>*</w:t>
            </w:r>
          </w:p>
        </w:tc>
        <w:tc>
          <w:tcPr>
            <w:tcW w:w="398" w:type="pct"/>
            <w:tcBorders>
              <w:top w:val="nil"/>
              <w:left w:val="nil"/>
              <w:bottom w:val="nil"/>
              <w:right w:val="nil"/>
            </w:tcBorders>
            <w:hideMark/>
          </w:tcPr>
          <w:p w:rsidR="003D1C30" w:rsidRDefault="003D1C30" w:rsidP="003D1C30">
            <w:pPr>
              <w:jc w:val="center"/>
            </w:pPr>
            <w:r>
              <w:t>*</w:t>
            </w:r>
          </w:p>
        </w:tc>
        <w:tc>
          <w:tcPr>
            <w:tcW w:w="419" w:type="pct"/>
            <w:tcBorders>
              <w:top w:val="nil"/>
              <w:left w:val="nil"/>
              <w:bottom w:val="nil"/>
              <w:right w:val="nil"/>
            </w:tcBorders>
            <w:hideMark/>
          </w:tcPr>
          <w:p w:rsidR="003D1C30" w:rsidRDefault="003D1C30" w:rsidP="003D1C30">
            <w:pPr>
              <w:jc w:val="center"/>
            </w:pPr>
            <w:r>
              <w:t>X</w:t>
            </w:r>
          </w:p>
        </w:tc>
        <w:tc>
          <w:tcPr>
            <w:tcW w:w="565" w:type="pct"/>
            <w:tcBorders>
              <w:top w:val="nil"/>
              <w:left w:val="nil"/>
              <w:bottom w:val="nil"/>
              <w:right w:val="nil"/>
            </w:tcBorders>
            <w:hideMark/>
          </w:tcPr>
          <w:p w:rsidR="003D1C30" w:rsidRDefault="003D1C30" w:rsidP="003D1C30">
            <w:pPr>
              <w:jc w:val="center"/>
            </w:pPr>
            <w:r>
              <w:t>*</w:t>
            </w:r>
          </w:p>
        </w:tc>
        <w:tc>
          <w:tcPr>
            <w:tcW w:w="570" w:type="pct"/>
            <w:tcBorders>
              <w:top w:val="nil"/>
              <w:left w:val="nil"/>
              <w:bottom w:val="nil"/>
              <w:right w:val="nil"/>
            </w:tcBorders>
            <w:hideMark/>
          </w:tcPr>
          <w:p w:rsidR="003D1C30" w:rsidRDefault="003D1C30" w:rsidP="003D1C30">
            <w:pPr>
              <w:jc w:val="center"/>
            </w:pPr>
            <w:r>
              <w:t>*</w:t>
            </w:r>
          </w:p>
        </w:tc>
        <w:tc>
          <w:tcPr>
            <w:tcW w:w="546" w:type="pct"/>
            <w:tcBorders>
              <w:top w:val="nil"/>
              <w:left w:val="nil"/>
              <w:bottom w:val="nil"/>
              <w:right w:val="nil"/>
            </w:tcBorders>
            <w:hideMark/>
          </w:tcPr>
          <w:p w:rsidR="003D1C30" w:rsidRDefault="003D1C30" w:rsidP="003D1C30">
            <w:pPr>
              <w:jc w:val="center"/>
            </w:pPr>
            <w:r>
              <w:t>*</w:t>
            </w:r>
          </w:p>
        </w:tc>
        <w:tc>
          <w:tcPr>
            <w:tcW w:w="401" w:type="pct"/>
            <w:tcBorders>
              <w:top w:val="nil"/>
              <w:left w:val="nil"/>
              <w:bottom w:val="nil"/>
              <w:right w:val="nil"/>
            </w:tcBorders>
            <w:hideMark/>
          </w:tcPr>
          <w:p w:rsidR="003D1C30" w:rsidRDefault="003D1C30" w:rsidP="003D1C30">
            <w:pPr>
              <w:jc w:val="center"/>
            </w:pPr>
            <w:r>
              <w:t>X</w:t>
            </w:r>
          </w:p>
        </w:tc>
        <w:tc>
          <w:tcPr>
            <w:tcW w:w="413" w:type="pct"/>
            <w:tcBorders>
              <w:top w:val="nil"/>
              <w:left w:val="nil"/>
              <w:bottom w:val="nil"/>
              <w:right w:val="nil"/>
            </w:tcBorders>
            <w:hideMark/>
          </w:tcPr>
          <w:p w:rsidR="003D1C30" w:rsidRDefault="003D1C30" w:rsidP="003D1C30">
            <w:pPr>
              <w:jc w:val="center"/>
            </w:pPr>
            <w:r>
              <w:t>6</w:t>
            </w:r>
          </w:p>
        </w:tc>
      </w:tr>
      <w:tr w:rsidR="003D1C30" w:rsidTr="003D1C30">
        <w:tc>
          <w:tcPr>
            <w:tcW w:w="559" w:type="pct"/>
            <w:tcBorders>
              <w:top w:val="nil"/>
              <w:left w:val="nil"/>
              <w:bottom w:val="nil"/>
              <w:right w:val="nil"/>
            </w:tcBorders>
            <w:vAlign w:val="center"/>
            <w:hideMark/>
          </w:tcPr>
          <w:p w:rsidR="003D1C30" w:rsidRDefault="003D1C30" w:rsidP="003D1C30">
            <w:pPr>
              <w:rPr>
                <w:color w:val="000000"/>
              </w:rPr>
            </w:pPr>
            <w:proofErr w:type="spellStart"/>
            <w:r>
              <w:rPr>
                <w:color w:val="000000"/>
              </w:rPr>
              <w:t>Berenbaum</w:t>
            </w:r>
            <w:proofErr w:type="spellEnd"/>
            <w:r>
              <w:rPr>
                <w:color w:val="000000"/>
              </w:rPr>
              <w:t xml:space="preserve"> &amp; Hines (1992)</w:t>
            </w:r>
          </w:p>
        </w:tc>
        <w:tc>
          <w:tcPr>
            <w:tcW w:w="406" w:type="pct"/>
            <w:tcBorders>
              <w:top w:val="nil"/>
              <w:left w:val="nil"/>
              <w:bottom w:val="nil"/>
              <w:right w:val="nil"/>
            </w:tcBorders>
            <w:hideMark/>
          </w:tcPr>
          <w:p w:rsidR="003D1C30" w:rsidRDefault="003D1C30" w:rsidP="003D1C30">
            <w:pPr>
              <w:jc w:val="center"/>
            </w:pPr>
            <w:r>
              <w:t>X</w:t>
            </w:r>
          </w:p>
        </w:tc>
        <w:tc>
          <w:tcPr>
            <w:tcW w:w="725" w:type="pct"/>
            <w:tcBorders>
              <w:top w:val="nil"/>
              <w:left w:val="nil"/>
              <w:bottom w:val="nil"/>
              <w:right w:val="nil"/>
            </w:tcBorders>
            <w:hideMark/>
          </w:tcPr>
          <w:p w:rsidR="003D1C30" w:rsidRDefault="003D1C30" w:rsidP="003D1C30">
            <w:pPr>
              <w:jc w:val="center"/>
            </w:pPr>
            <w:r>
              <w:t>*</w:t>
            </w:r>
          </w:p>
        </w:tc>
        <w:tc>
          <w:tcPr>
            <w:tcW w:w="398" w:type="pct"/>
            <w:tcBorders>
              <w:top w:val="nil"/>
              <w:left w:val="nil"/>
              <w:bottom w:val="nil"/>
              <w:right w:val="nil"/>
            </w:tcBorders>
            <w:hideMark/>
          </w:tcPr>
          <w:p w:rsidR="003D1C30" w:rsidRDefault="003D1C30" w:rsidP="003D1C30">
            <w:pPr>
              <w:jc w:val="center"/>
            </w:pPr>
            <w:r>
              <w:t>*</w:t>
            </w:r>
          </w:p>
        </w:tc>
        <w:tc>
          <w:tcPr>
            <w:tcW w:w="419" w:type="pct"/>
            <w:tcBorders>
              <w:top w:val="nil"/>
              <w:left w:val="nil"/>
              <w:bottom w:val="nil"/>
              <w:right w:val="nil"/>
            </w:tcBorders>
            <w:hideMark/>
          </w:tcPr>
          <w:p w:rsidR="003D1C30" w:rsidRDefault="003D1C30" w:rsidP="003D1C30">
            <w:pPr>
              <w:jc w:val="center"/>
            </w:pPr>
            <w:r>
              <w:t>*</w:t>
            </w:r>
          </w:p>
        </w:tc>
        <w:tc>
          <w:tcPr>
            <w:tcW w:w="565" w:type="pct"/>
            <w:tcBorders>
              <w:top w:val="nil"/>
              <w:left w:val="nil"/>
              <w:bottom w:val="nil"/>
              <w:right w:val="nil"/>
            </w:tcBorders>
            <w:hideMark/>
          </w:tcPr>
          <w:p w:rsidR="003D1C30" w:rsidRDefault="003D1C30" w:rsidP="003D1C30">
            <w:pPr>
              <w:jc w:val="center"/>
            </w:pPr>
            <w:r>
              <w:t>*</w:t>
            </w:r>
          </w:p>
        </w:tc>
        <w:tc>
          <w:tcPr>
            <w:tcW w:w="570" w:type="pct"/>
            <w:tcBorders>
              <w:top w:val="nil"/>
              <w:left w:val="nil"/>
              <w:bottom w:val="nil"/>
              <w:right w:val="nil"/>
            </w:tcBorders>
            <w:hideMark/>
          </w:tcPr>
          <w:p w:rsidR="003D1C30" w:rsidRDefault="003D1C30" w:rsidP="003D1C30">
            <w:pPr>
              <w:jc w:val="center"/>
            </w:pPr>
            <w:r>
              <w:t>*</w:t>
            </w:r>
          </w:p>
        </w:tc>
        <w:tc>
          <w:tcPr>
            <w:tcW w:w="546" w:type="pct"/>
            <w:tcBorders>
              <w:top w:val="nil"/>
              <w:left w:val="nil"/>
              <w:bottom w:val="nil"/>
              <w:right w:val="nil"/>
            </w:tcBorders>
            <w:hideMark/>
          </w:tcPr>
          <w:p w:rsidR="003D1C30" w:rsidRDefault="003D1C30" w:rsidP="003D1C30">
            <w:pPr>
              <w:jc w:val="center"/>
            </w:pPr>
            <w:r>
              <w:t>*</w:t>
            </w:r>
          </w:p>
        </w:tc>
        <w:tc>
          <w:tcPr>
            <w:tcW w:w="401" w:type="pct"/>
            <w:tcBorders>
              <w:top w:val="nil"/>
              <w:left w:val="nil"/>
              <w:bottom w:val="nil"/>
              <w:right w:val="nil"/>
            </w:tcBorders>
            <w:hideMark/>
          </w:tcPr>
          <w:p w:rsidR="003D1C30" w:rsidRDefault="003D1C30" w:rsidP="003D1C30">
            <w:pPr>
              <w:jc w:val="center"/>
            </w:pPr>
            <w:r>
              <w:t>X</w:t>
            </w:r>
          </w:p>
        </w:tc>
        <w:tc>
          <w:tcPr>
            <w:tcW w:w="413" w:type="pct"/>
            <w:tcBorders>
              <w:top w:val="nil"/>
              <w:left w:val="nil"/>
              <w:bottom w:val="nil"/>
              <w:right w:val="nil"/>
            </w:tcBorders>
            <w:hideMark/>
          </w:tcPr>
          <w:p w:rsidR="003D1C30" w:rsidRDefault="003D1C30" w:rsidP="003D1C30">
            <w:pPr>
              <w:jc w:val="center"/>
            </w:pPr>
            <w:r>
              <w:t>6</w:t>
            </w:r>
          </w:p>
        </w:tc>
      </w:tr>
      <w:tr w:rsidR="003D1C30" w:rsidTr="003D1C30">
        <w:tc>
          <w:tcPr>
            <w:tcW w:w="559" w:type="pct"/>
            <w:tcBorders>
              <w:top w:val="nil"/>
              <w:left w:val="nil"/>
              <w:bottom w:val="nil"/>
              <w:right w:val="nil"/>
            </w:tcBorders>
            <w:vAlign w:val="center"/>
            <w:hideMark/>
          </w:tcPr>
          <w:p w:rsidR="003D1C30" w:rsidRDefault="003D1C30" w:rsidP="003D1C30">
            <w:pPr>
              <w:rPr>
                <w:color w:val="000000"/>
              </w:rPr>
            </w:pPr>
            <w:r>
              <w:rPr>
                <w:color w:val="000000"/>
              </w:rPr>
              <w:t>Idle et al (1993)</w:t>
            </w:r>
          </w:p>
        </w:tc>
        <w:tc>
          <w:tcPr>
            <w:tcW w:w="406" w:type="pct"/>
            <w:tcBorders>
              <w:top w:val="nil"/>
              <w:left w:val="nil"/>
              <w:bottom w:val="nil"/>
              <w:right w:val="nil"/>
            </w:tcBorders>
            <w:hideMark/>
          </w:tcPr>
          <w:p w:rsidR="003D1C30" w:rsidRDefault="003D1C30" w:rsidP="003D1C30">
            <w:pPr>
              <w:jc w:val="center"/>
            </w:pPr>
            <w:r>
              <w:t>*</w:t>
            </w:r>
          </w:p>
        </w:tc>
        <w:tc>
          <w:tcPr>
            <w:tcW w:w="725" w:type="pct"/>
            <w:tcBorders>
              <w:top w:val="nil"/>
              <w:left w:val="nil"/>
              <w:bottom w:val="nil"/>
              <w:right w:val="nil"/>
            </w:tcBorders>
            <w:hideMark/>
          </w:tcPr>
          <w:p w:rsidR="003D1C30" w:rsidRDefault="003D1C30" w:rsidP="003D1C30">
            <w:pPr>
              <w:jc w:val="center"/>
            </w:pPr>
            <w:r>
              <w:t>*</w:t>
            </w:r>
          </w:p>
        </w:tc>
        <w:tc>
          <w:tcPr>
            <w:tcW w:w="398" w:type="pct"/>
            <w:tcBorders>
              <w:top w:val="nil"/>
              <w:left w:val="nil"/>
              <w:bottom w:val="nil"/>
              <w:right w:val="nil"/>
            </w:tcBorders>
            <w:hideMark/>
          </w:tcPr>
          <w:p w:rsidR="003D1C30" w:rsidRDefault="003D1C30" w:rsidP="003D1C30">
            <w:pPr>
              <w:jc w:val="center"/>
            </w:pPr>
            <w:r>
              <w:t>*</w:t>
            </w:r>
          </w:p>
        </w:tc>
        <w:tc>
          <w:tcPr>
            <w:tcW w:w="419" w:type="pct"/>
            <w:tcBorders>
              <w:top w:val="nil"/>
              <w:left w:val="nil"/>
              <w:bottom w:val="nil"/>
              <w:right w:val="nil"/>
            </w:tcBorders>
            <w:hideMark/>
          </w:tcPr>
          <w:p w:rsidR="003D1C30" w:rsidRDefault="003D1C30" w:rsidP="003D1C30">
            <w:pPr>
              <w:jc w:val="center"/>
            </w:pPr>
            <w:r>
              <w:t>*</w:t>
            </w:r>
          </w:p>
        </w:tc>
        <w:tc>
          <w:tcPr>
            <w:tcW w:w="565" w:type="pct"/>
            <w:tcBorders>
              <w:top w:val="nil"/>
              <w:left w:val="nil"/>
              <w:bottom w:val="nil"/>
              <w:right w:val="nil"/>
            </w:tcBorders>
            <w:hideMark/>
          </w:tcPr>
          <w:p w:rsidR="003D1C30" w:rsidRDefault="003D1C30" w:rsidP="003D1C30">
            <w:pPr>
              <w:jc w:val="center"/>
            </w:pPr>
            <w:r>
              <w:t>*</w:t>
            </w:r>
          </w:p>
        </w:tc>
        <w:tc>
          <w:tcPr>
            <w:tcW w:w="570" w:type="pct"/>
            <w:tcBorders>
              <w:top w:val="nil"/>
              <w:left w:val="nil"/>
              <w:bottom w:val="nil"/>
              <w:right w:val="nil"/>
            </w:tcBorders>
            <w:hideMark/>
          </w:tcPr>
          <w:p w:rsidR="003D1C30" w:rsidRDefault="003D1C30" w:rsidP="003D1C30">
            <w:pPr>
              <w:jc w:val="center"/>
            </w:pPr>
            <w:r>
              <w:t>*</w:t>
            </w:r>
          </w:p>
        </w:tc>
        <w:tc>
          <w:tcPr>
            <w:tcW w:w="546" w:type="pct"/>
            <w:tcBorders>
              <w:top w:val="nil"/>
              <w:left w:val="nil"/>
              <w:bottom w:val="nil"/>
              <w:right w:val="nil"/>
            </w:tcBorders>
            <w:hideMark/>
          </w:tcPr>
          <w:p w:rsidR="003D1C30" w:rsidRDefault="003D1C30" w:rsidP="003D1C30">
            <w:pPr>
              <w:jc w:val="center"/>
            </w:pPr>
            <w:r>
              <w:t>*</w:t>
            </w:r>
          </w:p>
        </w:tc>
        <w:tc>
          <w:tcPr>
            <w:tcW w:w="401" w:type="pct"/>
            <w:tcBorders>
              <w:top w:val="nil"/>
              <w:left w:val="nil"/>
              <w:bottom w:val="nil"/>
              <w:right w:val="nil"/>
            </w:tcBorders>
            <w:hideMark/>
          </w:tcPr>
          <w:p w:rsidR="003D1C30" w:rsidRDefault="003D1C30" w:rsidP="003D1C30">
            <w:pPr>
              <w:jc w:val="center"/>
            </w:pPr>
            <w:r>
              <w:t>*</w:t>
            </w:r>
          </w:p>
        </w:tc>
        <w:tc>
          <w:tcPr>
            <w:tcW w:w="413" w:type="pct"/>
            <w:tcBorders>
              <w:top w:val="nil"/>
              <w:left w:val="nil"/>
              <w:bottom w:val="nil"/>
              <w:right w:val="nil"/>
            </w:tcBorders>
            <w:hideMark/>
          </w:tcPr>
          <w:p w:rsidR="003D1C30" w:rsidRDefault="003D1C30" w:rsidP="003D1C30">
            <w:pPr>
              <w:jc w:val="center"/>
            </w:pPr>
            <w:r>
              <w:t>8</w:t>
            </w:r>
          </w:p>
        </w:tc>
      </w:tr>
      <w:tr w:rsidR="003D1C30" w:rsidTr="003D1C30">
        <w:tc>
          <w:tcPr>
            <w:tcW w:w="559" w:type="pct"/>
            <w:tcBorders>
              <w:top w:val="nil"/>
              <w:left w:val="nil"/>
              <w:bottom w:val="nil"/>
              <w:right w:val="nil"/>
            </w:tcBorders>
            <w:vAlign w:val="center"/>
            <w:hideMark/>
          </w:tcPr>
          <w:p w:rsidR="003D1C30" w:rsidRDefault="003D1C30" w:rsidP="003D1C30">
            <w:pPr>
              <w:rPr>
                <w:color w:val="000000"/>
              </w:rPr>
            </w:pPr>
            <w:proofErr w:type="spellStart"/>
            <w:r>
              <w:rPr>
                <w:color w:val="000000"/>
              </w:rPr>
              <w:t>Berenbaum</w:t>
            </w:r>
            <w:proofErr w:type="spellEnd"/>
            <w:r>
              <w:rPr>
                <w:color w:val="000000"/>
              </w:rPr>
              <w:t xml:space="preserve"> &amp; Snyder (1995)</w:t>
            </w:r>
          </w:p>
        </w:tc>
        <w:tc>
          <w:tcPr>
            <w:tcW w:w="406" w:type="pct"/>
            <w:tcBorders>
              <w:top w:val="nil"/>
              <w:left w:val="nil"/>
              <w:bottom w:val="nil"/>
              <w:right w:val="nil"/>
            </w:tcBorders>
            <w:hideMark/>
          </w:tcPr>
          <w:p w:rsidR="003D1C30" w:rsidRDefault="003D1C30" w:rsidP="003D1C30">
            <w:pPr>
              <w:jc w:val="center"/>
            </w:pPr>
            <w:r>
              <w:t>*</w:t>
            </w:r>
          </w:p>
        </w:tc>
        <w:tc>
          <w:tcPr>
            <w:tcW w:w="725" w:type="pct"/>
            <w:tcBorders>
              <w:top w:val="nil"/>
              <w:left w:val="nil"/>
              <w:bottom w:val="nil"/>
              <w:right w:val="nil"/>
            </w:tcBorders>
            <w:hideMark/>
          </w:tcPr>
          <w:p w:rsidR="003D1C30" w:rsidRDefault="003D1C30" w:rsidP="003D1C30">
            <w:pPr>
              <w:jc w:val="center"/>
            </w:pPr>
            <w:r>
              <w:t>X</w:t>
            </w:r>
          </w:p>
        </w:tc>
        <w:tc>
          <w:tcPr>
            <w:tcW w:w="398" w:type="pct"/>
            <w:tcBorders>
              <w:top w:val="nil"/>
              <w:left w:val="nil"/>
              <w:bottom w:val="nil"/>
              <w:right w:val="nil"/>
            </w:tcBorders>
            <w:hideMark/>
          </w:tcPr>
          <w:p w:rsidR="003D1C30" w:rsidRDefault="003D1C30" w:rsidP="003D1C30">
            <w:pPr>
              <w:jc w:val="center"/>
            </w:pPr>
            <w:r>
              <w:t>*</w:t>
            </w:r>
          </w:p>
        </w:tc>
        <w:tc>
          <w:tcPr>
            <w:tcW w:w="419" w:type="pct"/>
            <w:tcBorders>
              <w:top w:val="nil"/>
              <w:left w:val="nil"/>
              <w:bottom w:val="nil"/>
              <w:right w:val="nil"/>
            </w:tcBorders>
            <w:hideMark/>
          </w:tcPr>
          <w:p w:rsidR="003D1C30" w:rsidRDefault="003D1C30" w:rsidP="003D1C30">
            <w:pPr>
              <w:jc w:val="center"/>
              <w:rPr>
                <w:highlight w:val="yellow"/>
              </w:rPr>
            </w:pPr>
            <w:r>
              <w:t>*</w:t>
            </w:r>
          </w:p>
        </w:tc>
        <w:tc>
          <w:tcPr>
            <w:tcW w:w="565" w:type="pct"/>
            <w:tcBorders>
              <w:top w:val="nil"/>
              <w:left w:val="nil"/>
              <w:bottom w:val="nil"/>
              <w:right w:val="nil"/>
            </w:tcBorders>
            <w:hideMark/>
          </w:tcPr>
          <w:p w:rsidR="003D1C30" w:rsidRDefault="003D1C30" w:rsidP="003D1C30">
            <w:pPr>
              <w:jc w:val="center"/>
            </w:pPr>
            <w:r>
              <w:t>*</w:t>
            </w:r>
          </w:p>
        </w:tc>
        <w:tc>
          <w:tcPr>
            <w:tcW w:w="570" w:type="pct"/>
            <w:tcBorders>
              <w:top w:val="nil"/>
              <w:left w:val="nil"/>
              <w:bottom w:val="nil"/>
              <w:right w:val="nil"/>
            </w:tcBorders>
            <w:hideMark/>
          </w:tcPr>
          <w:p w:rsidR="003D1C30" w:rsidRDefault="003D1C30" w:rsidP="003D1C30">
            <w:pPr>
              <w:jc w:val="center"/>
            </w:pPr>
            <w:r>
              <w:t>*</w:t>
            </w:r>
          </w:p>
        </w:tc>
        <w:tc>
          <w:tcPr>
            <w:tcW w:w="546" w:type="pct"/>
            <w:tcBorders>
              <w:top w:val="nil"/>
              <w:left w:val="nil"/>
              <w:bottom w:val="nil"/>
              <w:right w:val="nil"/>
            </w:tcBorders>
            <w:hideMark/>
          </w:tcPr>
          <w:p w:rsidR="003D1C30" w:rsidRDefault="003D1C30" w:rsidP="003D1C30">
            <w:pPr>
              <w:jc w:val="center"/>
            </w:pPr>
            <w:r>
              <w:t>*</w:t>
            </w:r>
          </w:p>
        </w:tc>
        <w:tc>
          <w:tcPr>
            <w:tcW w:w="401" w:type="pct"/>
            <w:tcBorders>
              <w:top w:val="nil"/>
              <w:left w:val="nil"/>
              <w:bottom w:val="nil"/>
              <w:right w:val="nil"/>
            </w:tcBorders>
            <w:hideMark/>
          </w:tcPr>
          <w:p w:rsidR="003D1C30" w:rsidRDefault="003D1C30" w:rsidP="003D1C30">
            <w:pPr>
              <w:jc w:val="center"/>
            </w:pPr>
            <w:r>
              <w:t>*</w:t>
            </w:r>
          </w:p>
        </w:tc>
        <w:tc>
          <w:tcPr>
            <w:tcW w:w="413" w:type="pct"/>
            <w:tcBorders>
              <w:top w:val="nil"/>
              <w:left w:val="nil"/>
              <w:bottom w:val="nil"/>
              <w:right w:val="nil"/>
            </w:tcBorders>
            <w:hideMark/>
          </w:tcPr>
          <w:p w:rsidR="003D1C30" w:rsidRDefault="003D1C30" w:rsidP="003D1C30">
            <w:pPr>
              <w:jc w:val="center"/>
            </w:pPr>
            <w:r>
              <w:t>7</w:t>
            </w:r>
          </w:p>
        </w:tc>
      </w:tr>
      <w:tr w:rsidR="003D1C30" w:rsidTr="003D1C30">
        <w:tc>
          <w:tcPr>
            <w:tcW w:w="559" w:type="pct"/>
            <w:tcBorders>
              <w:top w:val="nil"/>
              <w:left w:val="nil"/>
              <w:bottom w:val="nil"/>
              <w:right w:val="nil"/>
            </w:tcBorders>
            <w:vAlign w:val="center"/>
            <w:hideMark/>
          </w:tcPr>
          <w:p w:rsidR="003D1C30" w:rsidRDefault="003D1C30" w:rsidP="003D1C30">
            <w:pPr>
              <w:rPr>
                <w:color w:val="000000"/>
              </w:rPr>
            </w:pPr>
            <w:r>
              <w:rPr>
                <w:color w:val="000000"/>
              </w:rPr>
              <w:t>Servin et al (1999)</w:t>
            </w:r>
          </w:p>
        </w:tc>
        <w:tc>
          <w:tcPr>
            <w:tcW w:w="406" w:type="pct"/>
            <w:tcBorders>
              <w:top w:val="nil"/>
              <w:left w:val="nil"/>
              <w:bottom w:val="nil"/>
              <w:right w:val="nil"/>
            </w:tcBorders>
            <w:hideMark/>
          </w:tcPr>
          <w:p w:rsidR="003D1C30" w:rsidRDefault="003D1C30" w:rsidP="003D1C30">
            <w:pPr>
              <w:jc w:val="center"/>
            </w:pPr>
            <w:r>
              <w:t>*</w:t>
            </w:r>
          </w:p>
        </w:tc>
        <w:tc>
          <w:tcPr>
            <w:tcW w:w="725" w:type="pct"/>
            <w:tcBorders>
              <w:top w:val="nil"/>
              <w:left w:val="nil"/>
              <w:bottom w:val="nil"/>
              <w:right w:val="nil"/>
            </w:tcBorders>
            <w:hideMark/>
          </w:tcPr>
          <w:p w:rsidR="003D1C30" w:rsidRDefault="003D1C30" w:rsidP="003D1C30">
            <w:pPr>
              <w:jc w:val="center"/>
            </w:pPr>
            <w:r>
              <w:t>*</w:t>
            </w:r>
          </w:p>
        </w:tc>
        <w:tc>
          <w:tcPr>
            <w:tcW w:w="398" w:type="pct"/>
            <w:tcBorders>
              <w:top w:val="nil"/>
              <w:left w:val="nil"/>
              <w:bottom w:val="nil"/>
              <w:right w:val="nil"/>
            </w:tcBorders>
            <w:hideMark/>
          </w:tcPr>
          <w:p w:rsidR="003D1C30" w:rsidRDefault="003D1C30" w:rsidP="003D1C30">
            <w:pPr>
              <w:jc w:val="center"/>
            </w:pPr>
            <w:r>
              <w:t>*</w:t>
            </w:r>
          </w:p>
        </w:tc>
        <w:tc>
          <w:tcPr>
            <w:tcW w:w="419" w:type="pct"/>
            <w:tcBorders>
              <w:top w:val="nil"/>
              <w:left w:val="nil"/>
              <w:bottom w:val="nil"/>
              <w:right w:val="nil"/>
            </w:tcBorders>
            <w:hideMark/>
          </w:tcPr>
          <w:p w:rsidR="003D1C30" w:rsidRDefault="003D1C30" w:rsidP="003D1C30">
            <w:pPr>
              <w:jc w:val="center"/>
            </w:pPr>
            <w:r>
              <w:t>X</w:t>
            </w:r>
          </w:p>
        </w:tc>
        <w:tc>
          <w:tcPr>
            <w:tcW w:w="565" w:type="pct"/>
            <w:tcBorders>
              <w:top w:val="nil"/>
              <w:left w:val="nil"/>
              <w:bottom w:val="nil"/>
              <w:right w:val="nil"/>
            </w:tcBorders>
            <w:hideMark/>
          </w:tcPr>
          <w:p w:rsidR="003D1C30" w:rsidRDefault="003D1C30" w:rsidP="003D1C30">
            <w:pPr>
              <w:jc w:val="center"/>
            </w:pPr>
            <w:r>
              <w:t>*</w:t>
            </w:r>
          </w:p>
        </w:tc>
        <w:tc>
          <w:tcPr>
            <w:tcW w:w="570" w:type="pct"/>
            <w:tcBorders>
              <w:top w:val="nil"/>
              <w:left w:val="nil"/>
              <w:bottom w:val="nil"/>
              <w:right w:val="nil"/>
            </w:tcBorders>
            <w:hideMark/>
          </w:tcPr>
          <w:p w:rsidR="003D1C30" w:rsidRDefault="003D1C30" w:rsidP="003D1C30">
            <w:pPr>
              <w:jc w:val="center"/>
            </w:pPr>
            <w:r>
              <w:t>*</w:t>
            </w:r>
          </w:p>
        </w:tc>
        <w:tc>
          <w:tcPr>
            <w:tcW w:w="546" w:type="pct"/>
            <w:tcBorders>
              <w:top w:val="nil"/>
              <w:left w:val="nil"/>
              <w:bottom w:val="nil"/>
              <w:right w:val="nil"/>
            </w:tcBorders>
            <w:hideMark/>
          </w:tcPr>
          <w:p w:rsidR="003D1C30" w:rsidRDefault="003D1C30" w:rsidP="003D1C30">
            <w:pPr>
              <w:jc w:val="center"/>
            </w:pPr>
            <w:r>
              <w:t>*</w:t>
            </w:r>
          </w:p>
        </w:tc>
        <w:tc>
          <w:tcPr>
            <w:tcW w:w="401" w:type="pct"/>
            <w:tcBorders>
              <w:top w:val="nil"/>
              <w:left w:val="nil"/>
              <w:bottom w:val="nil"/>
              <w:right w:val="nil"/>
            </w:tcBorders>
            <w:hideMark/>
          </w:tcPr>
          <w:p w:rsidR="003D1C30" w:rsidRDefault="003D1C30" w:rsidP="003D1C30">
            <w:pPr>
              <w:jc w:val="center"/>
            </w:pPr>
            <w:r>
              <w:t>*</w:t>
            </w:r>
          </w:p>
        </w:tc>
        <w:tc>
          <w:tcPr>
            <w:tcW w:w="413" w:type="pct"/>
            <w:tcBorders>
              <w:top w:val="nil"/>
              <w:left w:val="nil"/>
              <w:bottom w:val="nil"/>
              <w:right w:val="nil"/>
            </w:tcBorders>
            <w:hideMark/>
          </w:tcPr>
          <w:p w:rsidR="003D1C30" w:rsidRDefault="003D1C30" w:rsidP="003D1C30">
            <w:pPr>
              <w:jc w:val="center"/>
            </w:pPr>
            <w:r>
              <w:t>7</w:t>
            </w:r>
          </w:p>
        </w:tc>
      </w:tr>
      <w:tr w:rsidR="003D1C30" w:rsidTr="003D1C30">
        <w:tc>
          <w:tcPr>
            <w:tcW w:w="559" w:type="pct"/>
            <w:tcBorders>
              <w:top w:val="nil"/>
              <w:left w:val="nil"/>
              <w:bottom w:val="nil"/>
              <w:right w:val="nil"/>
            </w:tcBorders>
            <w:vAlign w:val="center"/>
            <w:hideMark/>
          </w:tcPr>
          <w:p w:rsidR="003D1C30" w:rsidRDefault="003D1C30" w:rsidP="003D1C30">
            <w:pPr>
              <w:rPr>
                <w:color w:val="000000"/>
              </w:rPr>
            </w:pPr>
            <w:proofErr w:type="spellStart"/>
            <w:r>
              <w:rPr>
                <w:color w:val="000000"/>
              </w:rPr>
              <w:t>Pasterski</w:t>
            </w:r>
            <w:proofErr w:type="spellEnd"/>
            <w:r>
              <w:rPr>
                <w:color w:val="000000"/>
              </w:rPr>
              <w:t xml:space="preserve"> et al (2005)  </w:t>
            </w:r>
          </w:p>
        </w:tc>
        <w:tc>
          <w:tcPr>
            <w:tcW w:w="406" w:type="pct"/>
            <w:tcBorders>
              <w:top w:val="nil"/>
              <w:left w:val="nil"/>
              <w:bottom w:val="nil"/>
              <w:right w:val="nil"/>
            </w:tcBorders>
            <w:hideMark/>
          </w:tcPr>
          <w:p w:rsidR="003D1C30" w:rsidRDefault="003D1C30" w:rsidP="003D1C30">
            <w:pPr>
              <w:jc w:val="center"/>
            </w:pPr>
            <w:r>
              <w:t>*</w:t>
            </w:r>
          </w:p>
        </w:tc>
        <w:tc>
          <w:tcPr>
            <w:tcW w:w="725" w:type="pct"/>
            <w:tcBorders>
              <w:top w:val="nil"/>
              <w:left w:val="nil"/>
              <w:bottom w:val="nil"/>
              <w:right w:val="nil"/>
            </w:tcBorders>
            <w:hideMark/>
          </w:tcPr>
          <w:p w:rsidR="003D1C30" w:rsidRDefault="003D1C30" w:rsidP="003D1C30">
            <w:pPr>
              <w:jc w:val="center"/>
            </w:pPr>
            <w:r>
              <w:t>*</w:t>
            </w:r>
          </w:p>
        </w:tc>
        <w:tc>
          <w:tcPr>
            <w:tcW w:w="398" w:type="pct"/>
            <w:tcBorders>
              <w:top w:val="nil"/>
              <w:left w:val="nil"/>
              <w:bottom w:val="nil"/>
              <w:right w:val="nil"/>
            </w:tcBorders>
            <w:hideMark/>
          </w:tcPr>
          <w:p w:rsidR="003D1C30" w:rsidRDefault="003D1C30" w:rsidP="003D1C30">
            <w:pPr>
              <w:jc w:val="center"/>
            </w:pPr>
            <w:r>
              <w:t>*</w:t>
            </w:r>
          </w:p>
        </w:tc>
        <w:tc>
          <w:tcPr>
            <w:tcW w:w="419" w:type="pct"/>
            <w:tcBorders>
              <w:top w:val="nil"/>
              <w:left w:val="nil"/>
              <w:bottom w:val="nil"/>
              <w:right w:val="nil"/>
            </w:tcBorders>
            <w:hideMark/>
          </w:tcPr>
          <w:p w:rsidR="003D1C30" w:rsidRDefault="003D1C30" w:rsidP="003D1C30">
            <w:pPr>
              <w:jc w:val="center"/>
            </w:pPr>
            <w:r>
              <w:t>*</w:t>
            </w:r>
          </w:p>
        </w:tc>
        <w:tc>
          <w:tcPr>
            <w:tcW w:w="565" w:type="pct"/>
            <w:tcBorders>
              <w:top w:val="nil"/>
              <w:left w:val="nil"/>
              <w:bottom w:val="nil"/>
              <w:right w:val="nil"/>
            </w:tcBorders>
            <w:hideMark/>
          </w:tcPr>
          <w:p w:rsidR="003D1C30" w:rsidRDefault="003D1C30" w:rsidP="003D1C30">
            <w:pPr>
              <w:jc w:val="center"/>
            </w:pPr>
            <w:r>
              <w:t>*</w:t>
            </w:r>
          </w:p>
        </w:tc>
        <w:tc>
          <w:tcPr>
            <w:tcW w:w="570" w:type="pct"/>
            <w:tcBorders>
              <w:top w:val="nil"/>
              <w:left w:val="nil"/>
              <w:bottom w:val="nil"/>
              <w:right w:val="nil"/>
            </w:tcBorders>
            <w:hideMark/>
          </w:tcPr>
          <w:p w:rsidR="003D1C30" w:rsidRDefault="003D1C30" w:rsidP="003D1C30">
            <w:pPr>
              <w:jc w:val="center"/>
            </w:pPr>
            <w:r>
              <w:t>*</w:t>
            </w:r>
          </w:p>
        </w:tc>
        <w:tc>
          <w:tcPr>
            <w:tcW w:w="546" w:type="pct"/>
            <w:tcBorders>
              <w:top w:val="nil"/>
              <w:left w:val="nil"/>
              <w:bottom w:val="nil"/>
              <w:right w:val="nil"/>
            </w:tcBorders>
            <w:hideMark/>
          </w:tcPr>
          <w:p w:rsidR="003D1C30" w:rsidRDefault="003D1C30" w:rsidP="003D1C30">
            <w:pPr>
              <w:jc w:val="center"/>
            </w:pPr>
            <w:r>
              <w:t>*</w:t>
            </w:r>
          </w:p>
        </w:tc>
        <w:tc>
          <w:tcPr>
            <w:tcW w:w="401" w:type="pct"/>
            <w:tcBorders>
              <w:top w:val="nil"/>
              <w:left w:val="nil"/>
              <w:bottom w:val="nil"/>
              <w:right w:val="nil"/>
            </w:tcBorders>
            <w:hideMark/>
          </w:tcPr>
          <w:p w:rsidR="003D1C30" w:rsidRDefault="003D1C30" w:rsidP="003D1C30">
            <w:pPr>
              <w:jc w:val="center"/>
            </w:pPr>
            <w:r>
              <w:t>X</w:t>
            </w:r>
          </w:p>
        </w:tc>
        <w:tc>
          <w:tcPr>
            <w:tcW w:w="413" w:type="pct"/>
            <w:tcBorders>
              <w:top w:val="nil"/>
              <w:left w:val="nil"/>
              <w:bottom w:val="nil"/>
              <w:right w:val="nil"/>
            </w:tcBorders>
            <w:hideMark/>
          </w:tcPr>
          <w:p w:rsidR="003D1C30" w:rsidRDefault="003D1C30" w:rsidP="003D1C30">
            <w:pPr>
              <w:jc w:val="center"/>
            </w:pPr>
            <w:r>
              <w:t>7</w:t>
            </w:r>
          </w:p>
        </w:tc>
      </w:tr>
      <w:tr w:rsidR="003D1C30" w:rsidTr="003D1C30">
        <w:tc>
          <w:tcPr>
            <w:tcW w:w="559" w:type="pct"/>
            <w:tcBorders>
              <w:top w:val="nil"/>
              <w:left w:val="nil"/>
              <w:bottom w:val="nil"/>
              <w:right w:val="nil"/>
            </w:tcBorders>
            <w:vAlign w:val="center"/>
            <w:hideMark/>
          </w:tcPr>
          <w:p w:rsidR="003D1C30" w:rsidRDefault="003D1C30" w:rsidP="003D1C30">
            <w:pPr>
              <w:rPr>
                <w:color w:val="000000"/>
              </w:rPr>
            </w:pPr>
            <w:proofErr w:type="spellStart"/>
            <w:r>
              <w:rPr>
                <w:color w:val="000000"/>
              </w:rPr>
              <w:t>Wilansky-Traynor</w:t>
            </w:r>
            <w:proofErr w:type="spellEnd"/>
            <w:r>
              <w:rPr>
                <w:color w:val="000000"/>
              </w:rPr>
              <w:t xml:space="preserve"> &amp;  </w:t>
            </w:r>
            <w:proofErr w:type="spellStart"/>
            <w:r>
              <w:rPr>
                <w:color w:val="000000"/>
              </w:rPr>
              <w:t>Lobel</w:t>
            </w:r>
            <w:proofErr w:type="spellEnd"/>
            <w:r>
              <w:rPr>
                <w:color w:val="000000"/>
              </w:rPr>
              <w:t xml:space="preserve"> (2008) </w:t>
            </w:r>
          </w:p>
        </w:tc>
        <w:tc>
          <w:tcPr>
            <w:tcW w:w="406" w:type="pct"/>
            <w:tcBorders>
              <w:top w:val="nil"/>
              <w:left w:val="nil"/>
              <w:bottom w:val="nil"/>
              <w:right w:val="nil"/>
            </w:tcBorders>
            <w:hideMark/>
          </w:tcPr>
          <w:p w:rsidR="003D1C30" w:rsidRDefault="003D1C30" w:rsidP="003D1C30">
            <w:pPr>
              <w:jc w:val="center"/>
            </w:pPr>
            <w:r>
              <w:t>*</w:t>
            </w:r>
          </w:p>
        </w:tc>
        <w:tc>
          <w:tcPr>
            <w:tcW w:w="725" w:type="pct"/>
            <w:tcBorders>
              <w:top w:val="nil"/>
              <w:left w:val="nil"/>
              <w:bottom w:val="nil"/>
              <w:right w:val="nil"/>
            </w:tcBorders>
            <w:hideMark/>
          </w:tcPr>
          <w:p w:rsidR="003D1C30" w:rsidRDefault="003D1C30" w:rsidP="003D1C30">
            <w:pPr>
              <w:jc w:val="center"/>
            </w:pPr>
            <w:r>
              <w:t>*</w:t>
            </w:r>
          </w:p>
        </w:tc>
        <w:tc>
          <w:tcPr>
            <w:tcW w:w="398" w:type="pct"/>
            <w:tcBorders>
              <w:top w:val="nil"/>
              <w:left w:val="nil"/>
              <w:bottom w:val="nil"/>
              <w:right w:val="nil"/>
            </w:tcBorders>
            <w:hideMark/>
          </w:tcPr>
          <w:p w:rsidR="003D1C30" w:rsidRDefault="003D1C30" w:rsidP="003D1C30">
            <w:pPr>
              <w:jc w:val="center"/>
              <w:rPr>
                <w:color w:val="FF0000"/>
              </w:rPr>
            </w:pPr>
            <w:r>
              <w:t>*</w:t>
            </w:r>
          </w:p>
        </w:tc>
        <w:tc>
          <w:tcPr>
            <w:tcW w:w="419" w:type="pct"/>
            <w:tcBorders>
              <w:top w:val="nil"/>
              <w:left w:val="nil"/>
              <w:bottom w:val="nil"/>
              <w:right w:val="nil"/>
            </w:tcBorders>
            <w:hideMark/>
          </w:tcPr>
          <w:p w:rsidR="003D1C30" w:rsidRDefault="003D1C30" w:rsidP="003D1C30">
            <w:pPr>
              <w:jc w:val="center"/>
            </w:pPr>
            <w:r>
              <w:t>X</w:t>
            </w:r>
          </w:p>
        </w:tc>
        <w:tc>
          <w:tcPr>
            <w:tcW w:w="565" w:type="pct"/>
            <w:tcBorders>
              <w:top w:val="nil"/>
              <w:left w:val="nil"/>
              <w:bottom w:val="nil"/>
              <w:right w:val="nil"/>
            </w:tcBorders>
            <w:hideMark/>
          </w:tcPr>
          <w:p w:rsidR="003D1C30" w:rsidRDefault="003D1C30" w:rsidP="003D1C30">
            <w:pPr>
              <w:jc w:val="center"/>
            </w:pPr>
            <w:r>
              <w:t>*</w:t>
            </w:r>
          </w:p>
        </w:tc>
        <w:tc>
          <w:tcPr>
            <w:tcW w:w="570" w:type="pct"/>
            <w:tcBorders>
              <w:top w:val="nil"/>
              <w:left w:val="nil"/>
              <w:bottom w:val="nil"/>
              <w:right w:val="nil"/>
            </w:tcBorders>
            <w:hideMark/>
          </w:tcPr>
          <w:p w:rsidR="003D1C30" w:rsidRDefault="003D1C30" w:rsidP="003D1C30">
            <w:pPr>
              <w:jc w:val="center"/>
            </w:pPr>
            <w:r>
              <w:t>*</w:t>
            </w:r>
          </w:p>
        </w:tc>
        <w:tc>
          <w:tcPr>
            <w:tcW w:w="546" w:type="pct"/>
            <w:tcBorders>
              <w:top w:val="nil"/>
              <w:left w:val="nil"/>
              <w:bottom w:val="nil"/>
              <w:right w:val="nil"/>
            </w:tcBorders>
            <w:hideMark/>
          </w:tcPr>
          <w:p w:rsidR="003D1C30" w:rsidRDefault="003D1C30" w:rsidP="003D1C30">
            <w:pPr>
              <w:jc w:val="center"/>
            </w:pPr>
            <w:r>
              <w:t>*</w:t>
            </w:r>
          </w:p>
        </w:tc>
        <w:tc>
          <w:tcPr>
            <w:tcW w:w="401" w:type="pct"/>
            <w:tcBorders>
              <w:top w:val="nil"/>
              <w:left w:val="nil"/>
              <w:bottom w:val="nil"/>
              <w:right w:val="nil"/>
            </w:tcBorders>
            <w:hideMark/>
          </w:tcPr>
          <w:p w:rsidR="003D1C30" w:rsidRDefault="003D1C30" w:rsidP="003D1C30">
            <w:pPr>
              <w:jc w:val="center"/>
            </w:pPr>
            <w:r>
              <w:t>X</w:t>
            </w:r>
          </w:p>
        </w:tc>
        <w:tc>
          <w:tcPr>
            <w:tcW w:w="413" w:type="pct"/>
            <w:tcBorders>
              <w:top w:val="nil"/>
              <w:left w:val="nil"/>
              <w:bottom w:val="nil"/>
              <w:right w:val="nil"/>
            </w:tcBorders>
            <w:hideMark/>
          </w:tcPr>
          <w:p w:rsidR="003D1C30" w:rsidRDefault="003D1C30" w:rsidP="003D1C30">
            <w:pPr>
              <w:jc w:val="center"/>
            </w:pPr>
            <w:r>
              <w:t>6</w:t>
            </w:r>
          </w:p>
        </w:tc>
      </w:tr>
      <w:tr w:rsidR="003D1C30" w:rsidTr="003D1C30">
        <w:tc>
          <w:tcPr>
            <w:tcW w:w="559" w:type="pct"/>
            <w:tcBorders>
              <w:top w:val="nil"/>
              <w:left w:val="nil"/>
              <w:bottom w:val="nil"/>
              <w:right w:val="nil"/>
            </w:tcBorders>
            <w:vAlign w:val="center"/>
            <w:hideMark/>
          </w:tcPr>
          <w:p w:rsidR="003D1C30" w:rsidRDefault="003D1C30" w:rsidP="003D1C30">
            <w:pPr>
              <w:rPr>
                <w:color w:val="000000"/>
              </w:rPr>
            </w:pPr>
            <w:r>
              <w:rPr>
                <w:color w:val="000000"/>
              </w:rPr>
              <w:t xml:space="preserve">Zosuls et al. (2009) </w:t>
            </w:r>
          </w:p>
        </w:tc>
        <w:tc>
          <w:tcPr>
            <w:tcW w:w="406" w:type="pct"/>
            <w:tcBorders>
              <w:top w:val="nil"/>
              <w:left w:val="nil"/>
              <w:bottom w:val="nil"/>
              <w:right w:val="nil"/>
            </w:tcBorders>
            <w:hideMark/>
          </w:tcPr>
          <w:p w:rsidR="003D1C30" w:rsidRDefault="003D1C30" w:rsidP="003D1C30">
            <w:pPr>
              <w:jc w:val="center"/>
              <w:rPr>
                <w:highlight w:val="yellow"/>
              </w:rPr>
            </w:pPr>
            <w:r>
              <w:t>*</w:t>
            </w:r>
          </w:p>
        </w:tc>
        <w:tc>
          <w:tcPr>
            <w:tcW w:w="725" w:type="pct"/>
            <w:tcBorders>
              <w:top w:val="nil"/>
              <w:left w:val="nil"/>
              <w:bottom w:val="nil"/>
              <w:right w:val="nil"/>
            </w:tcBorders>
            <w:hideMark/>
          </w:tcPr>
          <w:p w:rsidR="003D1C30" w:rsidRDefault="003D1C30" w:rsidP="003D1C30">
            <w:pPr>
              <w:jc w:val="center"/>
              <w:rPr>
                <w:highlight w:val="yellow"/>
              </w:rPr>
            </w:pPr>
            <w:r>
              <w:t>*</w:t>
            </w:r>
          </w:p>
        </w:tc>
        <w:tc>
          <w:tcPr>
            <w:tcW w:w="398" w:type="pct"/>
            <w:tcBorders>
              <w:top w:val="nil"/>
              <w:left w:val="nil"/>
              <w:bottom w:val="nil"/>
              <w:right w:val="nil"/>
            </w:tcBorders>
            <w:hideMark/>
          </w:tcPr>
          <w:p w:rsidR="003D1C30" w:rsidRDefault="003D1C30" w:rsidP="003D1C30">
            <w:pPr>
              <w:jc w:val="center"/>
              <w:rPr>
                <w:color w:val="FF0000"/>
                <w:highlight w:val="yellow"/>
              </w:rPr>
            </w:pPr>
            <w:r>
              <w:t>*</w:t>
            </w:r>
          </w:p>
        </w:tc>
        <w:tc>
          <w:tcPr>
            <w:tcW w:w="419" w:type="pct"/>
            <w:tcBorders>
              <w:top w:val="nil"/>
              <w:left w:val="nil"/>
              <w:bottom w:val="nil"/>
              <w:right w:val="nil"/>
            </w:tcBorders>
            <w:hideMark/>
          </w:tcPr>
          <w:p w:rsidR="003D1C30" w:rsidRDefault="003D1C30" w:rsidP="003D1C30">
            <w:pPr>
              <w:jc w:val="center"/>
              <w:rPr>
                <w:highlight w:val="yellow"/>
              </w:rPr>
            </w:pPr>
            <w:r>
              <w:t>X</w:t>
            </w:r>
          </w:p>
        </w:tc>
        <w:tc>
          <w:tcPr>
            <w:tcW w:w="565" w:type="pct"/>
            <w:tcBorders>
              <w:top w:val="nil"/>
              <w:left w:val="nil"/>
              <w:bottom w:val="nil"/>
              <w:right w:val="nil"/>
            </w:tcBorders>
            <w:hideMark/>
          </w:tcPr>
          <w:p w:rsidR="003D1C30" w:rsidRDefault="003D1C30" w:rsidP="003D1C30">
            <w:pPr>
              <w:jc w:val="center"/>
            </w:pPr>
            <w:r>
              <w:t>*</w:t>
            </w:r>
          </w:p>
        </w:tc>
        <w:tc>
          <w:tcPr>
            <w:tcW w:w="570" w:type="pct"/>
            <w:tcBorders>
              <w:top w:val="nil"/>
              <w:left w:val="nil"/>
              <w:bottom w:val="nil"/>
              <w:right w:val="nil"/>
            </w:tcBorders>
            <w:hideMark/>
          </w:tcPr>
          <w:p w:rsidR="003D1C30" w:rsidRDefault="003D1C30" w:rsidP="003D1C30">
            <w:pPr>
              <w:jc w:val="center"/>
            </w:pPr>
            <w:r>
              <w:t>*</w:t>
            </w:r>
          </w:p>
        </w:tc>
        <w:tc>
          <w:tcPr>
            <w:tcW w:w="546" w:type="pct"/>
            <w:tcBorders>
              <w:top w:val="nil"/>
              <w:left w:val="nil"/>
              <w:bottom w:val="nil"/>
              <w:right w:val="nil"/>
            </w:tcBorders>
            <w:hideMark/>
          </w:tcPr>
          <w:p w:rsidR="003D1C30" w:rsidRDefault="003D1C30" w:rsidP="003D1C30">
            <w:pPr>
              <w:jc w:val="center"/>
            </w:pPr>
            <w:r>
              <w:t>*</w:t>
            </w:r>
          </w:p>
        </w:tc>
        <w:tc>
          <w:tcPr>
            <w:tcW w:w="401" w:type="pct"/>
            <w:tcBorders>
              <w:top w:val="nil"/>
              <w:left w:val="nil"/>
              <w:bottom w:val="nil"/>
              <w:right w:val="nil"/>
            </w:tcBorders>
            <w:hideMark/>
          </w:tcPr>
          <w:p w:rsidR="003D1C30" w:rsidRDefault="003D1C30" w:rsidP="003D1C30">
            <w:pPr>
              <w:jc w:val="center"/>
              <w:rPr>
                <w:highlight w:val="yellow"/>
              </w:rPr>
            </w:pPr>
            <w:r>
              <w:t>*</w:t>
            </w:r>
          </w:p>
        </w:tc>
        <w:tc>
          <w:tcPr>
            <w:tcW w:w="413" w:type="pct"/>
            <w:tcBorders>
              <w:top w:val="nil"/>
              <w:left w:val="nil"/>
              <w:bottom w:val="nil"/>
              <w:right w:val="nil"/>
            </w:tcBorders>
            <w:hideMark/>
          </w:tcPr>
          <w:p w:rsidR="003D1C30" w:rsidRDefault="003D1C30" w:rsidP="003D1C30">
            <w:pPr>
              <w:jc w:val="center"/>
            </w:pPr>
            <w:r>
              <w:t>7</w:t>
            </w:r>
          </w:p>
        </w:tc>
      </w:tr>
      <w:tr w:rsidR="003D1C30" w:rsidTr="003D1C30">
        <w:tc>
          <w:tcPr>
            <w:tcW w:w="559" w:type="pct"/>
            <w:tcBorders>
              <w:top w:val="nil"/>
              <w:left w:val="nil"/>
              <w:bottom w:val="nil"/>
              <w:right w:val="nil"/>
            </w:tcBorders>
            <w:vAlign w:val="center"/>
            <w:hideMark/>
          </w:tcPr>
          <w:p w:rsidR="003D1C30" w:rsidRDefault="003D1C30" w:rsidP="003D1C30">
            <w:pPr>
              <w:rPr>
                <w:color w:val="000000"/>
              </w:rPr>
            </w:pPr>
            <w:r>
              <w:rPr>
                <w:color w:val="000000"/>
              </w:rPr>
              <w:lastRenderedPageBreak/>
              <w:t xml:space="preserve">van de </w:t>
            </w:r>
            <w:proofErr w:type="spellStart"/>
            <w:r>
              <w:rPr>
                <w:color w:val="000000"/>
              </w:rPr>
              <w:t>Beek</w:t>
            </w:r>
            <w:proofErr w:type="spellEnd"/>
            <w:r>
              <w:rPr>
                <w:color w:val="000000"/>
              </w:rPr>
              <w:t xml:space="preserve"> (2009)</w:t>
            </w:r>
          </w:p>
        </w:tc>
        <w:tc>
          <w:tcPr>
            <w:tcW w:w="406" w:type="pct"/>
            <w:tcBorders>
              <w:top w:val="nil"/>
              <w:left w:val="nil"/>
              <w:bottom w:val="nil"/>
              <w:right w:val="nil"/>
            </w:tcBorders>
            <w:hideMark/>
          </w:tcPr>
          <w:p w:rsidR="003D1C30" w:rsidRDefault="003D1C30" w:rsidP="003D1C30">
            <w:pPr>
              <w:jc w:val="center"/>
            </w:pPr>
            <w:r>
              <w:t>*</w:t>
            </w:r>
          </w:p>
        </w:tc>
        <w:tc>
          <w:tcPr>
            <w:tcW w:w="725" w:type="pct"/>
            <w:tcBorders>
              <w:top w:val="nil"/>
              <w:left w:val="nil"/>
              <w:bottom w:val="nil"/>
              <w:right w:val="nil"/>
            </w:tcBorders>
            <w:hideMark/>
          </w:tcPr>
          <w:p w:rsidR="003D1C30" w:rsidRDefault="003D1C30" w:rsidP="003D1C30">
            <w:pPr>
              <w:jc w:val="center"/>
            </w:pPr>
            <w:r>
              <w:t>*</w:t>
            </w:r>
          </w:p>
        </w:tc>
        <w:tc>
          <w:tcPr>
            <w:tcW w:w="398" w:type="pct"/>
            <w:tcBorders>
              <w:top w:val="nil"/>
              <w:left w:val="nil"/>
              <w:bottom w:val="nil"/>
              <w:right w:val="nil"/>
            </w:tcBorders>
            <w:hideMark/>
          </w:tcPr>
          <w:p w:rsidR="003D1C30" w:rsidRDefault="003D1C30" w:rsidP="003D1C30">
            <w:pPr>
              <w:jc w:val="center"/>
            </w:pPr>
            <w:r>
              <w:t>*</w:t>
            </w:r>
          </w:p>
        </w:tc>
        <w:tc>
          <w:tcPr>
            <w:tcW w:w="419" w:type="pct"/>
            <w:tcBorders>
              <w:top w:val="nil"/>
              <w:left w:val="nil"/>
              <w:bottom w:val="nil"/>
              <w:right w:val="nil"/>
            </w:tcBorders>
            <w:hideMark/>
          </w:tcPr>
          <w:p w:rsidR="003D1C30" w:rsidRDefault="003D1C30" w:rsidP="003D1C30">
            <w:pPr>
              <w:jc w:val="center"/>
            </w:pPr>
            <w:r>
              <w:t>X</w:t>
            </w:r>
          </w:p>
        </w:tc>
        <w:tc>
          <w:tcPr>
            <w:tcW w:w="565" w:type="pct"/>
            <w:tcBorders>
              <w:top w:val="nil"/>
              <w:left w:val="nil"/>
              <w:bottom w:val="nil"/>
              <w:right w:val="nil"/>
            </w:tcBorders>
            <w:hideMark/>
          </w:tcPr>
          <w:p w:rsidR="003D1C30" w:rsidRDefault="003D1C30" w:rsidP="003D1C30">
            <w:pPr>
              <w:jc w:val="center"/>
            </w:pPr>
            <w:r>
              <w:t>**</w:t>
            </w:r>
          </w:p>
        </w:tc>
        <w:tc>
          <w:tcPr>
            <w:tcW w:w="570" w:type="pct"/>
            <w:tcBorders>
              <w:top w:val="nil"/>
              <w:left w:val="nil"/>
              <w:bottom w:val="nil"/>
              <w:right w:val="nil"/>
            </w:tcBorders>
            <w:hideMark/>
          </w:tcPr>
          <w:p w:rsidR="003D1C30" w:rsidRDefault="003D1C30" w:rsidP="003D1C30">
            <w:pPr>
              <w:jc w:val="center"/>
            </w:pPr>
            <w:r>
              <w:t>*</w:t>
            </w:r>
          </w:p>
        </w:tc>
        <w:tc>
          <w:tcPr>
            <w:tcW w:w="546" w:type="pct"/>
            <w:tcBorders>
              <w:top w:val="nil"/>
              <w:left w:val="nil"/>
              <w:bottom w:val="nil"/>
              <w:right w:val="nil"/>
            </w:tcBorders>
            <w:hideMark/>
          </w:tcPr>
          <w:p w:rsidR="003D1C30" w:rsidRDefault="003D1C30" w:rsidP="003D1C30">
            <w:pPr>
              <w:jc w:val="center"/>
            </w:pPr>
            <w:r>
              <w:t>*</w:t>
            </w:r>
          </w:p>
        </w:tc>
        <w:tc>
          <w:tcPr>
            <w:tcW w:w="401" w:type="pct"/>
            <w:tcBorders>
              <w:top w:val="nil"/>
              <w:left w:val="nil"/>
              <w:bottom w:val="nil"/>
              <w:right w:val="nil"/>
            </w:tcBorders>
            <w:hideMark/>
          </w:tcPr>
          <w:p w:rsidR="003D1C30" w:rsidRDefault="003D1C30" w:rsidP="003D1C30">
            <w:pPr>
              <w:jc w:val="center"/>
            </w:pPr>
            <w:r>
              <w:t>*</w:t>
            </w:r>
          </w:p>
        </w:tc>
        <w:tc>
          <w:tcPr>
            <w:tcW w:w="413" w:type="pct"/>
            <w:tcBorders>
              <w:top w:val="nil"/>
              <w:left w:val="nil"/>
              <w:bottom w:val="nil"/>
              <w:right w:val="nil"/>
            </w:tcBorders>
            <w:hideMark/>
          </w:tcPr>
          <w:p w:rsidR="003D1C30" w:rsidRDefault="003D1C30" w:rsidP="003D1C30">
            <w:pPr>
              <w:jc w:val="center"/>
            </w:pPr>
            <w:r>
              <w:t>8</w:t>
            </w:r>
          </w:p>
        </w:tc>
      </w:tr>
      <w:tr w:rsidR="003D1C30" w:rsidTr="003D1C30">
        <w:tc>
          <w:tcPr>
            <w:tcW w:w="559" w:type="pct"/>
            <w:tcBorders>
              <w:top w:val="nil"/>
              <w:left w:val="nil"/>
              <w:bottom w:val="nil"/>
              <w:right w:val="nil"/>
            </w:tcBorders>
            <w:vAlign w:val="center"/>
            <w:hideMark/>
          </w:tcPr>
          <w:p w:rsidR="003D1C30" w:rsidRDefault="003D1C30" w:rsidP="003D1C30">
            <w:pPr>
              <w:rPr>
                <w:color w:val="000000"/>
              </w:rPr>
            </w:pPr>
            <w:proofErr w:type="spellStart"/>
            <w:r>
              <w:rPr>
                <w:color w:val="000000"/>
              </w:rPr>
              <w:t>Lamminmäki</w:t>
            </w:r>
            <w:proofErr w:type="spellEnd"/>
            <w:r>
              <w:rPr>
                <w:color w:val="000000"/>
              </w:rPr>
              <w:t xml:space="preserve"> &amp; Hines (2012)</w:t>
            </w:r>
          </w:p>
        </w:tc>
        <w:tc>
          <w:tcPr>
            <w:tcW w:w="406" w:type="pct"/>
            <w:tcBorders>
              <w:top w:val="nil"/>
              <w:left w:val="nil"/>
              <w:bottom w:val="nil"/>
              <w:right w:val="nil"/>
            </w:tcBorders>
            <w:hideMark/>
          </w:tcPr>
          <w:p w:rsidR="003D1C30" w:rsidRDefault="003D1C30" w:rsidP="003D1C30">
            <w:pPr>
              <w:jc w:val="center"/>
            </w:pPr>
            <w:r>
              <w:t>*</w:t>
            </w:r>
          </w:p>
        </w:tc>
        <w:tc>
          <w:tcPr>
            <w:tcW w:w="725" w:type="pct"/>
            <w:tcBorders>
              <w:top w:val="nil"/>
              <w:left w:val="nil"/>
              <w:bottom w:val="nil"/>
              <w:right w:val="nil"/>
            </w:tcBorders>
            <w:hideMark/>
          </w:tcPr>
          <w:p w:rsidR="003D1C30" w:rsidRDefault="003D1C30" w:rsidP="003D1C30">
            <w:pPr>
              <w:jc w:val="center"/>
            </w:pPr>
            <w:r>
              <w:t>*</w:t>
            </w:r>
          </w:p>
        </w:tc>
        <w:tc>
          <w:tcPr>
            <w:tcW w:w="398" w:type="pct"/>
            <w:tcBorders>
              <w:top w:val="nil"/>
              <w:left w:val="nil"/>
              <w:bottom w:val="nil"/>
              <w:right w:val="nil"/>
            </w:tcBorders>
            <w:hideMark/>
          </w:tcPr>
          <w:p w:rsidR="003D1C30" w:rsidRDefault="003D1C30" w:rsidP="003D1C30">
            <w:pPr>
              <w:jc w:val="center"/>
            </w:pPr>
            <w:r>
              <w:t>*</w:t>
            </w:r>
          </w:p>
        </w:tc>
        <w:tc>
          <w:tcPr>
            <w:tcW w:w="419" w:type="pct"/>
            <w:tcBorders>
              <w:top w:val="nil"/>
              <w:left w:val="nil"/>
              <w:bottom w:val="nil"/>
              <w:right w:val="nil"/>
            </w:tcBorders>
            <w:hideMark/>
          </w:tcPr>
          <w:p w:rsidR="003D1C30" w:rsidRDefault="003D1C30" w:rsidP="003D1C30">
            <w:pPr>
              <w:jc w:val="center"/>
            </w:pPr>
            <w:r>
              <w:t>*</w:t>
            </w:r>
          </w:p>
        </w:tc>
        <w:tc>
          <w:tcPr>
            <w:tcW w:w="565" w:type="pct"/>
            <w:tcBorders>
              <w:top w:val="nil"/>
              <w:left w:val="nil"/>
              <w:bottom w:val="nil"/>
              <w:right w:val="nil"/>
            </w:tcBorders>
            <w:hideMark/>
          </w:tcPr>
          <w:p w:rsidR="003D1C30" w:rsidRDefault="003D1C30" w:rsidP="003D1C30">
            <w:pPr>
              <w:jc w:val="center"/>
            </w:pPr>
            <w:r>
              <w:t>*</w:t>
            </w:r>
          </w:p>
        </w:tc>
        <w:tc>
          <w:tcPr>
            <w:tcW w:w="570" w:type="pct"/>
            <w:tcBorders>
              <w:top w:val="nil"/>
              <w:left w:val="nil"/>
              <w:bottom w:val="nil"/>
              <w:right w:val="nil"/>
            </w:tcBorders>
            <w:hideMark/>
          </w:tcPr>
          <w:p w:rsidR="003D1C30" w:rsidRDefault="003D1C30" w:rsidP="003D1C30">
            <w:pPr>
              <w:jc w:val="center"/>
            </w:pPr>
            <w:r>
              <w:t>*</w:t>
            </w:r>
          </w:p>
        </w:tc>
        <w:tc>
          <w:tcPr>
            <w:tcW w:w="546" w:type="pct"/>
            <w:tcBorders>
              <w:top w:val="nil"/>
              <w:left w:val="nil"/>
              <w:bottom w:val="nil"/>
              <w:right w:val="nil"/>
            </w:tcBorders>
            <w:hideMark/>
          </w:tcPr>
          <w:p w:rsidR="003D1C30" w:rsidRDefault="003D1C30" w:rsidP="003D1C30">
            <w:pPr>
              <w:jc w:val="center"/>
            </w:pPr>
            <w:r>
              <w:t>*</w:t>
            </w:r>
          </w:p>
        </w:tc>
        <w:tc>
          <w:tcPr>
            <w:tcW w:w="401" w:type="pct"/>
            <w:tcBorders>
              <w:top w:val="nil"/>
              <w:left w:val="nil"/>
              <w:bottom w:val="nil"/>
              <w:right w:val="nil"/>
            </w:tcBorders>
            <w:hideMark/>
          </w:tcPr>
          <w:p w:rsidR="003D1C30" w:rsidRDefault="003D1C30" w:rsidP="003D1C30">
            <w:pPr>
              <w:jc w:val="center"/>
            </w:pPr>
            <w:r>
              <w:t>X</w:t>
            </w:r>
          </w:p>
        </w:tc>
        <w:tc>
          <w:tcPr>
            <w:tcW w:w="413" w:type="pct"/>
            <w:tcBorders>
              <w:top w:val="nil"/>
              <w:left w:val="nil"/>
              <w:bottom w:val="nil"/>
              <w:right w:val="nil"/>
            </w:tcBorders>
            <w:hideMark/>
          </w:tcPr>
          <w:p w:rsidR="003D1C30" w:rsidRDefault="003D1C30" w:rsidP="003D1C30">
            <w:pPr>
              <w:jc w:val="center"/>
            </w:pPr>
            <w:r>
              <w:t>7</w:t>
            </w:r>
          </w:p>
        </w:tc>
      </w:tr>
      <w:tr w:rsidR="003D1C30" w:rsidTr="003D1C30">
        <w:tc>
          <w:tcPr>
            <w:tcW w:w="559" w:type="pct"/>
            <w:tcBorders>
              <w:top w:val="nil"/>
              <w:left w:val="nil"/>
              <w:bottom w:val="nil"/>
              <w:right w:val="nil"/>
            </w:tcBorders>
            <w:vAlign w:val="center"/>
            <w:hideMark/>
          </w:tcPr>
          <w:p w:rsidR="003D1C30" w:rsidRDefault="003D1C30" w:rsidP="003D1C30">
            <w:pPr>
              <w:rPr>
                <w:color w:val="000000"/>
              </w:rPr>
            </w:pPr>
            <w:r>
              <w:rPr>
                <w:color w:val="000000"/>
              </w:rPr>
              <w:t>Alexander &amp; Saenz (2012)</w:t>
            </w:r>
          </w:p>
        </w:tc>
        <w:tc>
          <w:tcPr>
            <w:tcW w:w="406" w:type="pct"/>
            <w:tcBorders>
              <w:top w:val="nil"/>
              <w:left w:val="nil"/>
              <w:bottom w:val="nil"/>
              <w:right w:val="nil"/>
            </w:tcBorders>
            <w:hideMark/>
          </w:tcPr>
          <w:p w:rsidR="003D1C30" w:rsidRDefault="003D1C30" w:rsidP="003D1C30">
            <w:pPr>
              <w:jc w:val="center"/>
            </w:pPr>
            <w:r>
              <w:t>*</w:t>
            </w:r>
          </w:p>
        </w:tc>
        <w:tc>
          <w:tcPr>
            <w:tcW w:w="725" w:type="pct"/>
            <w:tcBorders>
              <w:top w:val="nil"/>
              <w:left w:val="nil"/>
              <w:bottom w:val="nil"/>
              <w:right w:val="nil"/>
            </w:tcBorders>
            <w:hideMark/>
          </w:tcPr>
          <w:p w:rsidR="003D1C30" w:rsidRDefault="003D1C30" w:rsidP="003D1C30">
            <w:pPr>
              <w:jc w:val="center"/>
            </w:pPr>
            <w:r>
              <w:t>*</w:t>
            </w:r>
          </w:p>
        </w:tc>
        <w:tc>
          <w:tcPr>
            <w:tcW w:w="398" w:type="pct"/>
            <w:tcBorders>
              <w:top w:val="nil"/>
              <w:left w:val="nil"/>
              <w:bottom w:val="nil"/>
              <w:right w:val="nil"/>
            </w:tcBorders>
            <w:hideMark/>
          </w:tcPr>
          <w:p w:rsidR="003D1C30" w:rsidRDefault="003D1C30" w:rsidP="003D1C30">
            <w:pPr>
              <w:jc w:val="center"/>
            </w:pPr>
            <w:r>
              <w:t>X</w:t>
            </w:r>
          </w:p>
        </w:tc>
        <w:tc>
          <w:tcPr>
            <w:tcW w:w="419" w:type="pct"/>
            <w:tcBorders>
              <w:top w:val="nil"/>
              <w:left w:val="nil"/>
              <w:bottom w:val="nil"/>
              <w:right w:val="nil"/>
            </w:tcBorders>
            <w:hideMark/>
          </w:tcPr>
          <w:p w:rsidR="003D1C30" w:rsidRDefault="003D1C30" w:rsidP="003D1C30">
            <w:pPr>
              <w:jc w:val="center"/>
            </w:pPr>
            <w:r>
              <w:t>X</w:t>
            </w:r>
          </w:p>
        </w:tc>
        <w:tc>
          <w:tcPr>
            <w:tcW w:w="565" w:type="pct"/>
            <w:tcBorders>
              <w:top w:val="nil"/>
              <w:left w:val="nil"/>
              <w:bottom w:val="nil"/>
              <w:right w:val="nil"/>
            </w:tcBorders>
            <w:hideMark/>
          </w:tcPr>
          <w:p w:rsidR="003D1C30" w:rsidRDefault="003D1C30" w:rsidP="003D1C30">
            <w:pPr>
              <w:jc w:val="center"/>
            </w:pPr>
            <w:r>
              <w:t>*</w:t>
            </w:r>
          </w:p>
        </w:tc>
        <w:tc>
          <w:tcPr>
            <w:tcW w:w="570" w:type="pct"/>
            <w:tcBorders>
              <w:top w:val="nil"/>
              <w:left w:val="nil"/>
              <w:bottom w:val="nil"/>
              <w:right w:val="nil"/>
            </w:tcBorders>
            <w:hideMark/>
          </w:tcPr>
          <w:p w:rsidR="003D1C30" w:rsidRDefault="003D1C30" w:rsidP="003D1C30">
            <w:pPr>
              <w:jc w:val="center"/>
            </w:pPr>
            <w:r>
              <w:t>*</w:t>
            </w:r>
          </w:p>
        </w:tc>
        <w:tc>
          <w:tcPr>
            <w:tcW w:w="546" w:type="pct"/>
            <w:tcBorders>
              <w:top w:val="nil"/>
              <w:left w:val="nil"/>
              <w:bottom w:val="nil"/>
              <w:right w:val="nil"/>
            </w:tcBorders>
            <w:hideMark/>
          </w:tcPr>
          <w:p w:rsidR="003D1C30" w:rsidRDefault="003D1C30" w:rsidP="003D1C30">
            <w:pPr>
              <w:jc w:val="center"/>
            </w:pPr>
            <w:r>
              <w:t>*</w:t>
            </w:r>
          </w:p>
        </w:tc>
        <w:tc>
          <w:tcPr>
            <w:tcW w:w="401" w:type="pct"/>
            <w:tcBorders>
              <w:top w:val="nil"/>
              <w:left w:val="nil"/>
              <w:bottom w:val="nil"/>
              <w:right w:val="nil"/>
            </w:tcBorders>
            <w:hideMark/>
          </w:tcPr>
          <w:p w:rsidR="003D1C30" w:rsidRDefault="003D1C30" w:rsidP="003D1C30">
            <w:pPr>
              <w:jc w:val="center"/>
            </w:pPr>
            <w:r>
              <w:t>X</w:t>
            </w:r>
          </w:p>
        </w:tc>
        <w:tc>
          <w:tcPr>
            <w:tcW w:w="413" w:type="pct"/>
            <w:tcBorders>
              <w:top w:val="nil"/>
              <w:left w:val="nil"/>
              <w:bottom w:val="nil"/>
              <w:right w:val="nil"/>
            </w:tcBorders>
            <w:hideMark/>
          </w:tcPr>
          <w:p w:rsidR="003D1C30" w:rsidRDefault="003D1C30" w:rsidP="003D1C30">
            <w:pPr>
              <w:jc w:val="center"/>
            </w:pPr>
            <w:r>
              <w:t>5</w:t>
            </w:r>
          </w:p>
        </w:tc>
      </w:tr>
      <w:tr w:rsidR="003D1C30" w:rsidTr="003D1C30">
        <w:tc>
          <w:tcPr>
            <w:tcW w:w="559" w:type="pct"/>
            <w:tcBorders>
              <w:top w:val="nil"/>
              <w:left w:val="nil"/>
              <w:bottom w:val="nil"/>
              <w:right w:val="nil"/>
            </w:tcBorders>
            <w:vAlign w:val="center"/>
            <w:hideMark/>
          </w:tcPr>
          <w:p w:rsidR="003D1C30" w:rsidRDefault="003D1C30" w:rsidP="003D1C30">
            <w:pPr>
              <w:rPr>
                <w:color w:val="000000"/>
              </w:rPr>
            </w:pPr>
            <w:r>
              <w:rPr>
                <w:color w:val="000000"/>
              </w:rPr>
              <w:t>Todd et al.</w:t>
            </w:r>
          </w:p>
        </w:tc>
        <w:tc>
          <w:tcPr>
            <w:tcW w:w="406" w:type="pct"/>
            <w:tcBorders>
              <w:top w:val="nil"/>
              <w:left w:val="nil"/>
              <w:bottom w:val="nil"/>
              <w:right w:val="nil"/>
            </w:tcBorders>
            <w:hideMark/>
          </w:tcPr>
          <w:p w:rsidR="003D1C30" w:rsidRDefault="003D1C30" w:rsidP="003D1C30">
            <w:pPr>
              <w:jc w:val="center"/>
              <w:rPr>
                <w:highlight w:val="yellow"/>
              </w:rPr>
            </w:pPr>
            <w:r>
              <w:t>*</w:t>
            </w:r>
          </w:p>
        </w:tc>
        <w:tc>
          <w:tcPr>
            <w:tcW w:w="725" w:type="pct"/>
            <w:tcBorders>
              <w:top w:val="nil"/>
              <w:left w:val="nil"/>
              <w:bottom w:val="nil"/>
              <w:right w:val="nil"/>
            </w:tcBorders>
            <w:hideMark/>
          </w:tcPr>
          <w:p w:rsidR="003D1C30" w:rsidRDefault="003D1C30" w:rsidP="003D1C30">
            <w:pPr>
              <w:jc w:val="center"/>
              <w:rPr>
                <w:highlight w:val="yellow"/>
              </w:rPr>
            </w:pPr>
            <w:r>
              <w:t>*</w:t>
            </w:r>
          </w:p>
        </w:tc>
        <w:tc>
          <w:tcPr>
            <w:tcW w:w="398" w:type="pct"/>
            <w:tcBorders>
              <w:top w:val="nil"/>
              <w:left w:val="nil"/>
              <w:bottom w:val="nil"/>
              <w:right w:val="nil"/>
            </w:tcBorders>
            <w:hideMark/>
          </w:tcPr>
          <w:p w:rsidR="003D1C30" w:rsidRDefault="003D1C30" w:rsidP="003D1C30">
            <w:pPr>
              <w:jc w:val="center"/>
            </w:pPr>
            <w:r>
              <w:t>X</w:t>
            </w:r>
          </w:p>
        </w:tc>
        <w:tc>
          <w:tcPr>
            <w:tcW w:w="419" w:type="pct"/>
            <w:tcBorders>
              <w:top w:val="nil"/>
              <w:left w:val="nil"/>
              <w:bottom w:val="nil"/>
              <w:right w:val="nil"/>
            </w:tcBorders>
            <w:hideMark/>
          </w:tcPr>
          <w:p w:rsidR="003D1C30" w:rsidRDefault="003D1C30" w:rsidP="003D1C30">
            <w:pPr>
              <w:jc w:val="center"/>
            </w:pPr>
            <w:r>
              <w:t>*</w:t>
            </w:r>
          </w:p>
        </w:tc>
        <w:tc>
          <w:tcPr>
            <w:tcW w:w="565" w:type="pct"/>
            <w:tcBorders>
              <w:top w:val="nil"/>
              <w:left w:val="nil"/>
              <w:bottom w:val="nil"/>
              <w:right w:val="nil"/>
            </w:tcBorders>
            <w:hideMark/>
          </w:tcPr>
          <w:p w:rsidR="003D1C30" w:rsidRDefault="003D1C30" w:rsidP="003D1C30">
            <w:pPr>
              <w:jc w:val="center"/>
            </w:pPr>
            <w:r>
              <w:t>*</w:t>
            </w:r>
          </w:p>
        </w:tc>
        <w:tc>
          <w:tcPr>
            <w:tcW w:w="570" w:type="pct"/>
            <w:tcBorders>
              <w:top w:val="nil"/>
              <w:left w:val="nil"/>
              <w:bottom w:val="nil"/>
              <w:right w:val="nil"/>
            </w:tcBorders>
            <w:hideMark/>
          </w:tcPr>
          <w:p w:rsidR="003D1C30" w:rsidRDefault="003D1C30" w:rsidP="003D1C30">
            <w:pPr>
              <w:jc w:val="center"/>
            </w:pPr>
            <w:r>
              <w:t>*</w:t>
            </w:r>
          </w:p>
        </w:tc>
        <w:tc>
          <w:tcPr>
            <w:tcW w:w="546" w:type="pct"/>
            <w:tcBorders>
              <w:top w:val="nil"/>
              <w:left w:val="nil"/>
              <w:bottom w:val="nil"/>
              <w:right w:val="nil"/>
            </w:tcBorders>
            <w:hideMark/>
          </w:tcPr>
          <w:p w:rsidR="003D1C30" w:rsidRDefault="003D1C30" w:rsidP="003D1C30">
            <w:pPr>
              <w:jc w:val="center"/>
            </w:pPr>
            <w:r>
              <w:t>*</w:t>
            </w:r>
          </w:p>
        </w:tc>
        <w:tc>
          <w:tcPr>
            <w:tcW w:w="401" w:type="pct"/>
            <w:tcBorders>
              <w:top w:val="nil"/>
              <w:left w:val="nil"/>
              <w:bottom w:val="nil"/>
              <w:right w:val="nil"/>
            </w:tcBorders>
            <w:hideMark/>
          </w:tcPr>
          <w:p w:rsidR="003D1C30" w:rsidRDefault="003D1C30" w:rsidP="003D1C30">
            <w:pPr>
              <w:jc w:val="center"/>
              <w:rPr>
                <w:highlight w:val="yellow"/>
              </w:rPr>
            </w:pPr>
            <w:r>
              <w:t>*</w:t>
            </w:r>
          </w:p>
        </w:tc>
        <w:tc>
          <w:tcPr>
            <w:tcW w:w="413" w:type="pct"/>
            <w:tcBorders>
              <w:top w:val="nil"/>
              <w:left w:val="nil"/>
              <w:bottom w:val="nil"/>
              <w:right w:val="nil"/>
            </w:tcBorders>
            <w:hideMark/>
          </w:tcPr>
          <w:p w:rsidR="003D1C30" w:rsidRDefault="003D1C30" w:rsidP="003D1C30">
            <w:pPr>
              <w:jc w:val="center"/>
            </w:pPr>
            <w:r>
              <w:t>7</w:t>
            </w:r>
          </w:p>
        </w:tc>
      </w:tr>
      <w:tr w:rsidR="003D1C30" w:rsidTr="003D1C30">
        <w:tc>
          <w:tcPr>
            <w:tcW w:w="559" w:type="pct"/>
            <w:tcBorders>
              <w:top w:val="nil"/>
              <w:left w:val="nil"/>
              <w:bottom w:val="single" w:sz="4" w:space="0" w:color="auto"/>
              <w:right w:val="nil"/>
            </w:tcBorders>
          </w:tcPr>
          <w:p w:rsidR="003D1C30" w:rsidRPr="008126C6" w:rsidRDefault="003D1C30" w:rsidP="003D1C30">
            <w:pPr>
              <w:rPr>
                <w:rFonts w:eastAsia="Calibri"/>
              </w:rPr>
            </w:pPr>
            <w:r w:rsidRPr="008126C6">
              <w:rPr>
                <w:rFonts w:eastAsia="Calibri"/>
              </w:rPr>
              <w:t>Li &amp; Wong (2016)</w:t>
            </w:r>
          </w:p>
        </w:tc>
        <w:tc>
          <w:tcPr>
            <w:tcW w:w="406" w:type="pct"/>
            <w:tcBorders>
              <w:top w:val="nil"/>
              <w:left w:val="nil"/>
              <w:bottom w:val="single" w:sz="4" w:space="0" w:color="auto"/>
              <w:right w:val="nil"/>
            </w:tcBorders>
          </w:tcPr>
          <w:p w:rsidR="003D1C30" w:rsidRDefault="003D1C30" w:rsidP="003D1C30">
            <w:pPr>
              <w:jc w:val="center"/>
            </w:pPr>
          </w:p>
        </w:tc>
        <w:tc>
          <w:tcPr>
            <w:tcW w:w="725" w:type="pct"/>
            <w:tcBorders>
              <w:top w:val="nil"/>
              <w:left w:val="nil"/>
              <w:bottom w:val="single" w:sz="4" w:space="0" w:color="auto"/>
              <w:right w:val="nil"/>
            </w:tcBorders>
          </w:tcPr>
          <w:p w:rsidR="003D1C30" w:rsidRDefault="003D1C30" w:rsidP="003D1C30">
            <w:pPr>
              <w:jc w:val="center"/>
            </w:pPr>
          </w:p>
        </w:tc>
        <w:tc>
          <w:tcPr>
            <w:tcW w:w="398" w:type="pct"/>
            <w:tcBorders>
              <w:top w:val="nil"/>
              <w:left w:val="nil"/>
              <w:bottom w:val="single" w:sz="4" w:space="0" w:color="auto"/>
              <w:right w:val="nil"/>
            </w:tcBorders>
          </w:tcPr>
          <w:p w:rsidR="003D1C30" w:rsidRDefault="003D1C30" w:rsidP="003D1C30">
            <w:pPr>
              <w:jc w:val="center"/>
            </w:pPr>
          </w:p>
        </w:tc>
        <w:tc>
          <w:tcPr>
            <w:tcW w:w="419" w:type="pct"/>
            <w:tcBorders>
              <w:top w:val="nil"/>
              <w:left w:val="nil"/>
              <w:bottom w:val="single" w:sz="4" w:space="0" w:color="auto"/>
              <w:right w:val="nil"/>
            </w:tcBorders>
          </w:tcPr>
          <w:p w:rsidR="003D1C30" w:rsidRDefault="003D1C30" w:rsidP="003D1C30">
            <w:pPr>
              <w:jc w:val="center"/>
            </w:pPr>
          </w:p>
        </w:tc>
        <w:tc>
          <w:tcPr>
            <w:tcW w:w="565" w:type="pct"/>
            <w:tcBorders>
              <w:top w:val="nil"/>
              <w:left w:val="nil"/>
              <w:bottom w:val="single" w:sz="4" w:space="0" w:color="auto"/>
              <w:right w:val="nil"/>
            </w:tcBorders>
          </w:tcPr>
          <w:p w:rsidR="003D1C30" w:rsidRDefault="003D1C30" w:rsidP="003D1C30">
            <w:pPr>
              <w:jc w:val="center"/>
            </w:pPr>
          </w:p>
        </w:tc>
        <w:tc>
          <w:tcPr>
            <w:tcW w:w="570" w:type="pct"/>
            <w:tcBorders>
              <w:top w:val="nil"/>
              <w:left w:val="nil"/>
              <w:bottom w:val="single" w:sz="4" w:space="0" w:color="auto"/>
              <w:right w:val="nil"/>
            </w:tcBorders>
          </w:tcPr>
          <w:p w:rsidR="003D1C30" w:rsidRDefault="003D1C30" w:rsidP="003D1C30">
            <w:pPr>
              <w:jc w:val="center"/>
            </w:pPr>
          </w:p>
        </w:tc>
        <w:tc>
          <w:tcPr>
            <w:tcW w:w="546" w:type="pct"/>
            <w:tcBorders>
              <w:top w:val="nil"/>
              <w:left w:val="nil"/>
              <w:bottom w:val="single" w:sz="4" w:space="0" w:color="auto"/>
              <w:right w:val="nil"/>
            </w:tcBorders>
          </w:tcPr>
          <w:p w:rsidR="003D1C30" w:rsidRDefault="003D1C30" w:rsidP="003D1C30">
            <w:pPr>
              <w:jc w:val="center"/>
            </w:pPr>
          </w:p>
        </w:tc>
        <w:tc>
          <w:tcPr>
            <w:tcW w:w="401" w:type="pct"/>
            <w:tcBorders>
              <w:top w:val="nil"/>
              <w:left w:val="nil"/>
              <w:bottom w:val="single" w:sz="4" w:space="0" w:color="auto"/>
              <w:right w:val="nil"/>
            </w:tcBorders>
          </w:tcPr>
          <w:p w:rsidR="003D1C30" w:rsidRDefault="003D1C30" w:rsidP="003D1C30">
            <w:pPr>
              <w:jc w:val="center"/>
            </w:pPr>
          </w:p>
        </w:tc>
        <w:tc>
          <w:tcPr>
            <w:tcW w:w="413" w:type="pct"/>
            <w:tcBorders>
              <w:top w:val="nil"/>
              <w:left w:val="nil"/>
              <w:bottom w:val="single" w:sz="4" w:space="0" w:color="auto"/>
              <w:right w:val="nil"/>
            </w:tcBorders>
          </w:tcPr>
          <w:p w:rsidR="003D1C30" w:rsidRDefault="003D1C30" w:rsidP="003D1C30">
            <w:pPr>
              <w:jc w:val="center"/>
            </w:pPr>
          </w:p>
        </w:tc>
      </w:tr>
      <w:tr w:rsidR="003D1C30" w:rsidTr="003D1C30">
        <w:tc>
          <w:tcPr>
            <w:tcW w:w="559" w:type="pct"/>
            <w:tcBorders>
              <w:top w:val="nil"/>
              <w:left w:val="nil"/>
              <w:bottom w:val="single" w:sz="4" w:space="0" w:color="auto"/>
              <w:right w:val="nil"/>
            </w:tcBorders>
          </w:tcPr>
          <w:p w:rsidR="003D1C30" w:rsidRPr="008126C6" w:rsidRDefault="003D1C30" w:rsidP="003D1C30">
            <w:pPr>
              <w:rPr>
                <w:rFonts w:eastAsia="Calibri"/>
              </w:rPr>
            </w:pPr>
            <w:r w:rsidRPr="008126C6">
              <w:rPr>
                <w:rFonts w:eastAsia="Calibri"/>
              </w:rPr>
              <w:t xml:space="preserve">Zosuls, </w:t>
            </w:r>
            <w:proofErr w:type="spellStart"/>
            <w:r w:rsidRPr="008126C6">
              <w:rPr>
                <w:rFonts w:eastAsia="Calibri"/>
              </w:rPr>
              <w:t>Ruble</w:t>
            </w:r>
            <w:proofErr w:type="spellEnd"/>
            <w:r w:rsidRPr="008126C6">
              <w:rPr>
                <w:rFonts w:eastAsia="Calibri"/>
              </w:rPr>
              <w:t xml:space="preserve"> &amp; </w:t>
            </w:r>
            <w:proofErr w:type="spellStart"/>
            <w:r w:rsidRPr="008126C6">
              <w:rPr>
                <w:rFonts w:eastAsia="Calibri"/>
              </w:rPr>
              <w:t>Tamis-LeMonda</w:t>
            </w:r>
            <w:proofErr w:type="spellEnd"/>
            <w:r w:rsidRPr="008126C6">
              <w:rPr>
                <w:rFonts w:eastAsia="Calibri"/>
              </w:rPr>
              <w:t xml:space="preserve"> (2014)</w:t>
            </w:r>
          </w:p>
        </w:tc>
        <w:tc>
          <w:tcPr>
            <w:tcW w:w="406" w:type="pct"/>
            <w:tcBorders>
              <w:top w:val="nil"/>
              <w:left w:val="nil"/>
              <w:bottom w:val="single" w:sz="4" w:space="0" w:color="auto"/>
              <w:right w:val="nil"/>
            </w:tcBorders>
          </w:tcPr>
          <w:p w:rsidR="003D1C30" w:rsidRDefault="003D1C30" w:rsidP="003D1C30">
            <w:pPr>
              <w:jc w:val="center"/>
            </w:pPr>
          </w:p>
        </w:tc>
        <w:tc>
          <w:tcPr>
            <w:tcW w:w="725" w:type="pct"/>
            <w:tcBorders>
              <w:top w:val="nil"/>
              <w:left w:val="nil"/>
              <w:bottom w:val="single" w:sz="4" w:space="0" w:color="auto"/>
              <w:right w:val="nil"/>
            </w:tcBorders>
          </w:tcPr>
          <w:p w:rsidR="003D1C30" w:rsidRDefault="003D1C30" w:rsidP="003D1C30">
            <w:pPr>
              <w:jc w:val="center"/>
            </w:pPr>
          </w:p>
        </w:tc>
        <w:tc>
          <w:tcPr>
            <w:tcW w:w="398" w:type="pct"/>
            <w:tcBorders>
              <w:top w:val="nil"/>
              <w:left w:val="nil"/>
              <w:bottom w:val="single" w:sz="4" w:space="0" w:color="auto"/>
              <w:right w:val="nil"/>
            </w:tcBorders>
          </w:tcPr>
          <w:p w:rsidR="003D1C30" w:rsidRDefault="003D1C30" w:rsidP="003D1C30">
            <w:pPr>
              <w:jc w:val="center"/>
            </w:pPr>
          </w:p>
        </w:tc>
        <w:tc>
          <w:tcPr>
            <w:tcW w:w="419" w:type="pct"/>
            <w:tcBorders>
              <w:top w:val="nil"/>
              <w:left w:val="nil"/>
              <w:bottom w:val="single" w:sz="4" w:space="0" w:color="auto"/>
              <w:right w:val="nil"/>
            </w:tcBorders>
          </w:tcPr>
          <w:p w:rsidR="003D1C30" w:rsidRDefault="003D1C30" w:rsidP="003D1C30">
            <w:pPr>
              <w:jc w:val="center"/>
            </w:pPr>
          </w:p>
        </w:tc>
        <w:tc>
          <w:tcPr>
            <w:tcW w:w="565" w:type="pct"/>
            <w:tcBorders>
              <w:top w:val="nil"/>
              <w:left w:val="nil"/>
              <w:bottom w:val="single" w:sz="4" w:space="0" w:color="auto"/>
              <w:right w:val="nil"/>
            </w:tcBorders>
          </w:tcPr>
          <w:p w:rsidR="003D1C30" w:rsidRDefault="003D1C30" w:rsidP="003D1C30">
            <w:pPr>
              <w:jc w:val="center"/>
            </w:pPr>
          </w:p>
        </w:tc>
        <w:tc>
          <w:tcPr>
            <w:tcW w:w="570" w:type="pct"/>
            <w:tcBorders>
              <w:top w:val="nil"/>
              <w:left w:val="nil"/>
              <w:bottom w:val="single" w:sz="4" w:space="0" w:color="auto"/>
              <w:right w:val="nil"/>
            </w:tcBorders>
          </w:tcPr>
          <w:p w:rsidR="003D1C30" w:rsidRDefault="003D1C30" w:rsidP="003D1C30">
            <w:pPr>
              <w:jc w:val="center"/>
            </w:pPr>
          </w:p>
        </w:tc>
        <w:tc>
          <w:tcPr>
            <w:tcW w:w="546" w:type="pct"/>
            <w:tcBorders>
              <w:top w:val="nil"/>
              <w:left w:val="nil"/>
              <w:bottom w:val="single" w:sz="4" w:space="0" w:color="auto"/>
              <w:right w:val="nil"/>
            </w:tcBorders>
          </w:tcPr>
          <w:p w:rsidR="003D1C30" w:rsidRDefault="003D1C30" w:rsidP="003D1C30">
            <w:pPr>
              <w:jc w:val="center"/>
            </w:pPr>
          </w:p>
        </w:tc>
        <w:tc>
          <w:tcPr>
            <w:tcW w:w="401" w:type="pct"/>
            <w:tcBorders>
              <w:top w:val="nil"/>
              <w:left w:val="nil"/>
              <w:bottom w:val="single" w:sz="4" w:space="0" w:color="auto"/>
              <w:right w:val="nil"/>
            </w:tcBorders>
          </w:tcPr>
          <w:p w:rsidR="003D1C30" w:rsidRDefault="003D1C30" w:rsidP="003D1C30">
            <w:pPr>
              <w:jc w:val="center"/>
            </w:pPr>
          </w:p>
        </w:tc>
        <w:tc>
          <w:tcPr>
            <w:tcW w:w="413" w:type="pct"/>
            <w:tcBorders>
              <w:top w:val="nil"/>
              <w:left w:val="nil"/>
              <w:bottom w:val="single" w:sz="4" w:space="0" w:color="auto"/>
              <w:right w:val="nil"/>
            </w:tcBorders>
          </w:tcPr>
          <w:p w:rsidR="003D1C30" w:rsidRDefault="003D1C30" w:rsidP="003D1C30">
            <w:pPr>
              <w:jc w:val="center"/>
            </w:pPr>
          </w:p>
        </w:tc>
      </w:tr>
      <w:tr w:rsidR="003D1C30" w:rsidTr="003D1C30">
        <w:tc>
          <w:tcPr>
            <w:tcW w:w="559" w:type="pct"/>
            <w:tcBorders>
              <w:top w:val="nil"/>
              <w:left w:val="nil"/>
              <w:bottom w:val="single" w:sz="4" w:space="0" w:color="auto"/>
              <w:right w:val="nil"/>
            </w:tcBorders>
          </w:tcPr>
          <w:p w:rsidR="003D1C30" w:rsidRPr="008126C6" w:rsidRDefault="003D1C30" w:rsidP="003D1C30">
            <w:pPr>
              <w:rPr>
                <w:rFonts w:eastAsia="Calibri"/>
              </w:rPr>
            </w:pPr>
            <w:r w:rsidRPr="008126C6">
              <w:rPr>
                <w:rFonts w:eastAsia="Calibri"/>
              </w:rPr>
              <w:t xml:space="preserve">Zosuls, </w:t>
            </w:r>
            <w:proofErr w:type="spellStart"/>
            <w:r w:rsidRPr="008126C6">
              <w:rPr>
                <w:rFonts w:eastAsia="Calibri"/>
              </w:rPr>
              <w:t>Ruble</w:t>
            </w:r>
            <w:proofErr w:type="spellEnd"/>
            <w:r w:rsidRPr="008126C6">
              <w:rPr>
                <w:rFonts w:eastAsia="Calibri"/>
              </w:rPr>
              <w:t xml:space="preserve"> &amp; </w:t>
            </w:r>
            <w:proofErr w:type="spellStart"/>
            <w:r w:rsidRPr="008126C6">
              <w:rPr>
                <w:rFonts w:eastAsia="Calibri"/>
              </w:rPr>
              <w:t>Tamis-LeMonda</w:t>
            </w:r>
            <w:proofErr w:type="spellEnd"/>
            <w:r w:rsidRPr="008126C6">
              <w:rPr>
                <w:rFonts w:eastAsia="Calibri"/>
              </w:rPr>
              <w:t xml:space="preserve"> (2014)</w:t>
            </w:r>
          </w:p>
        </w:tc>
        <w:tc>
          <w:tcPr>
            <w:tcW w:w="406" w:type="pct"/>
            <w:tcBorders>
              <w:top w:val="nil"/>
              <w:left w:val="nil"/>
              <w:bottom w:val="single" w:sz="4" w:space="0" w:color="auto"/>
              <w:right w:val="nil"/>
            </w:tcBorders>
          </w:tcPr>
          <w:p w:rsidR="003D1C30" w:rsidRDefault="003D1C30" w:rsidP="003D1C30">
            <w:pPr>
              <w:jc w:val="center"/>
            </w:pPr>
          </w:p>
        </w:tc>
        <w:tc>
          <w:tcPr>
            <w:tcW w:w="725" w:type="pct"/>
            <w:tcBorders>
              <w:top w:val="nil"/>
              <w:left w:val="nil"/>
              <w:bottom w:val="single" w:sz="4" w:space="0" w:color="auto"/>
              <w:right w:val="nil"/>
            </w:tcBorders>
          </w:tcPr>
          <w:p w:rsidR="003D1C30" w:rsidRDefault="003D1C30" w:rsidP="003D1C30">
            <w:pPr>
              <w:jc w:val="center"/>
            </w:pPr>
          </w:p>
        </w:tc>
        <w:tc>
          <w:tcPr>
            <w:tcW w:w="398" w:type="pct"/>
            <w:tcBorders>
              <w:top w:val="nil"/>
              <w:left w:val="nil"/>
              <w:bottom w:val="single" w:sz="4" w:space="0" w:color="auto"/>
              <w:right w:val="nil"/>
            </w:tcBorders>
          </w:tcPr>
          <w:p w:rsidR="003D1C30" w:rsidRDefault="003D1C30" w:rsidP="003D1C30">
            <w:pPr>
              <w:jc w:val="center"/>
            </w:pPr>
          </w:p>
        </w:tc>
        <w:tc>
          <w:tcPr>
            <w:tcW w:w="419" w:type="pct"/>
            <w:tcBorders>
              <w:top w:val="nil"/>
              <w:left w:val="nil"/>
              <w:bottom w:val="single" w:sz="4" w:space="0" w:color="auto"/>
              <w:right w:val="nil"/>
            </w:tcBorders>
          </w:tcPr>
          <w:p w:rsidR="003D1C30" w:rsidRDefault="003D1C30" w:rsidP="003D1C30">
            <w:pPr>
              <w:jc w:val="center"/>
            </w:pPr>
          </w:p>
        </w:tc>
        <w:tc>
          <w:tcPr>
            <w:tcW w:w="565" w:type="pct"/>
            <w:tcBorders>
              <w:top w:val="nil"/>
              <w:left w:val="nil"/>
              <w:bottom w:val="single" w:sz="4" w:space="0" w:color="auto"/>
              <w:right w:val="nil"/>
            </w:tcBorders>
          </w:tcPr>
          <w:p w:rsidR="003D1C30" w:rsidRDefault="003D1C30" w:rsidP="003D1C30">
            <w:pPr>
              <w:jc w:val="center"/>
            </w:pPr>
          </w:p>
        </w:tc>
        <w:tc>
          <w:tcPr>
            <w:tcW w:w="570" w:type="pct"/>
            <w:tcBorders>
              <w:top w:val="nil"/>
              <w:left w:val="nil"/>
              <w:bottom w:val="single" w:sz="4" w:space="0" w:color="auto"/>
              <w:right w:val="nil"/>
            </w:tcBorders>
          </w:tcPr>
          <w:p w:rsidR="003D1C30" w:rsidRDefault="003D1C30" w:rsidP="003D1C30">
            <w:pPr>
              <w:jc w:val="center"/>
            </w:pPr>
          </w:p>
        </w:tc>
        <w:tc>
          <w:tcPr>
            <w:tcW w:w="546" w:type="pct"/>
            <w:tcBorders>
              <w:top w:val="nil"/>
              <w:left w:val="nil"/>
              <w:bottom w:val="single" w:sz="4" w:space="0" w:color="auto"/>
              <w:right w:val="nil"/>
            </w:tcBorders>
          </w:tcPr>
          <w:p w:rsidR="003D1C30" w:rsidRDefault="003D1C30" w:rsidP="003D1C30">
            <w:pPr>
              <w:jc w:val="center"/>
            </w:pPr>
          </w:p>
        </w:tc>
        <w:tc>
          <w:tcPr>
            <w:tcW w:w="401" w:type="pct"/>
            <w:tcBorders>
              <w:top w:val="nil"/>
              <w:left w:val="nil"/>
              <w:bottom w:val="single" w:sz="4" w:space="0" w:color="auto"/>
              <w:right w:val="nil"/>
            </w:tcBorders>
          </w:tcPr>
          <w:p w:rsidR="003D1C30" w:rsidRDefault="003D1C30" w:rsidP="003D1C30">
            <w:pPr>
              <w:jc w:val="center"/>
            </w:pPr>
          </w:p>
        </w:tc>
        <w:tc>
          <w:tcPr>
            <w:tcW w:w="413" w:type="pct"/>
            <w:tcBorders>
              <w:top w:val="nil"/>
              <w:left w:val="nil"/>
              <w:bottom w:val="single" w:sz="4" w:space="0" w:color="auto"/>
              <w:right w:val="nil"/>
            </w:tcBorders>
          </w:tcPr>
          <w:p w:rsidR="003D1C30" w:rsidRDefault="003D1C30" w:rsidP="003D1C30">
            <w:pPr>
              <w:jc w:val="center"/>
            </w:pPr>
          </w:p>
        </w:tc>
      </w:tr>
      <w:tr w:rsidR="003D1C30" w:rsidTr="003D1C30">
        <w:tc>
          <w:tcPr>
            <w:tcW w:w="559" w:type="pct"/>
            <w:tcBorders>
              <w:top w:val="nil"/>
              <w:left w:val="nil"/>
              <w:bottom w:val="single" w:sz="4" w:space="0" w:color="auto"/>
              <w:right w:val="nil"/>
            </w:tcBorders>
          </w:tcPr>
          <w:p w:rsidR="003D1C30" w:rsidRPr="002C3B64" w:rsidRDefault="003D1C30" w:rsidP="003D1C30">
            <w:pPr>
              <w:rPr>
                <w:rFonts w:eastAsia="Calibri"/>
              </w:rPr>
            </w:pPr>
            <w:r>
              <w:rPr>
                <w:rFonts w:eastAsia="Calibri"/>
              </w:rPr>
              <w:t>Arthur (2014)</w:t>
            </w:r>
          </w:p>
        </w:tc>
        <w:tc>
          <w:tcPr>
            <w:tcW w:w="406" w:type="pct"/>
            <w:tcBorders>
              <w:top w:val="nil"/>
              <w:left w:val="nil"/>
              <w:bottom w:val="single" w:sz="4" w:space="0" w:color="auto"/>
              <w:right w:val="nil"/>
            </w:tcBorders>
          </w:tcPr>
          <w:p w:rsidR="003D1C30" w:rsidRDefault="003D1C30" w:rsidP="003D1C30">
            <w:pPr>
              <w:jc w:val="center"/>
            </w:pPr>
          </w:p>
        </w:tc>
        <w:tc>
          <w:tcPr>
            <w:tcW w:w="725" w:type="pct"/>
            <w:tcBorders>
              <w:top w:val="nil"/>
              <w:left w:val="nil"/>
              <w:bottom w:val="single" w:sz="4" w:space="0" w:color="auto"/>
              <w:right w:val="nil"/>
            </w:tcBorders>
          </w:tcPr>
          <w:p w:rsidR="003D1C30" w:rsidRDefault="003D1C30" w:rsidP="003D1C30">
            <w:pPr>
              <w:jc w:val="center"/>
            </w:pPr>
          </w:p>
        </w:tc>
        <w:tc>
          <w:tcPr>
            <w:tcW w:w="398" w:type="pct"/>
            <w:tcBorders>
              <w:top w:val="nil"/>
              <w:left w:val="nil"/>
              <w:bottom w:val="single" w:sz="4" w:space="0" w:color="auto"/>
              <w:right w:val="nil"/>
            </w:tcBorders>
          </w:tcPr>
          <w:p w:rsidR="003D1C30" w:rsidRDefault="003D1C30" w:rsidP="003D1C30">
            <w:pPr>
              <w:jc w:val="center"/>
            </w:pPr>
          </w:p>
        </w:tc>
        <w:tc>
          <w:tcPr>
            <w:tcW w:w="419" w:type="pct"/>
            <w:tcBorders>
              <w:top w:val="nil"/>
              <w:left w:val="nil"/>
              <w:bottom w:val="single" w:sz="4" w:space="0" w:color="auto"/>
              <w:right w:val="nil"/>
            </w:tcBorders>
          </w:tcPr>
          <w:p w:rsidR="003D1C30" w:rsidRDefault="003D1C30" w:rsidP="003D1C30">
            <w:pPr>
              <w:jc w:val="center"/>
            </w:pPr>
          </w:p>
        </w:tc>
        <w:tc>
          <w:tcPr>
            <w:tcW w:w="565" w:type="pct"/>
            <w:tcBorders>
              <w:top w:val="nil"/>
              <w:left w:val="nil"/>
              <w:bottom w:val="single" w:sz="4" w:space="0" w:color="auto"/>
              <w:right w:val="nil"/>
            </w:tcBorders>
          </w:tcPr>
          <w:p w:rsidR="003D1C30" w:rsidRDefault="003D1C30" w:rsidP="003D1C30">
            <w:pPr>
              <w:jc w:val="center"/>
            </w:pPr>
          </w:p>
        </w:tc>
        <w:tc>
          <w:tcPr>
            <w:tcW w:w="570" w:type="pct"/>
            <w:tcBorders>
              <w:top w:val="nil"/>
              <w:left w:val="nil"/>
              <w:bottom w:val="single" w:sz="4" w:space="0" w:color="auto"/>
              <w:right w:val="nil"/>
            </w:tcBorders>
          </w:tcPr>
          <w:p w:rsidR="003D1C30" w:rsidRDefault="003D1C30" w:rsidP="003D1C30">
            <w:pPr>
              <w:jc w:val="center"/>
            </w:pPr>
          </w:p>
        </w:tc>
        <w:tc>
          <w:tcPr>
            <w:tcW w:w="546" w:type="pct"/>
            <w:tcBorders>
              <w:top w:val="nil"/>
              <w:left w:val="nil"/>
              <w:bottom w:val="single" w:sz="4" w:space="0" w:color="auto"/>
              <w:right w:val="nil"/>
            </w:tcBorders>
          </w:tcPr>
          <w:p w:rsidR="003D1C30" w:rsidRDefault="003D1C30" w:rsidP="003D1C30">
            <w:pPr>
              <w:jc w:val="center"/>
            </w:pPr>
          </w:p>
        </w:tc>
        <w:tc>
          <w:tcPr>
            <w:tcW w:w="401" w:type="pct"/>
            <w:tcBorders>
              <w:top w:val="nil"/>
              <w:left w:val="nil"/>
              <w:bottom w:val="single" w:sz="4" w:space="0" w:color="auto"/>
              <w:right w:val="nil"/>
            </w:tcBorders>
          </w:tcPr>
          <w:p w:rsidR="003D1C30" w:rsidRDefault="003D1C30" w:rsidP="003D1C30">
            <w:pPr>
              <w:jc w:val="center"/>
            </w:pPr>
          </w:p>
        </w:tc>
        <w:tc>
          <w:tcPr>
            <w:tcW w:w="413" w:type="pct"/>
            <w:tcBorders>
              <w:top w:val="nil"/>
              <w:left w:val="nil"/>
              <w:bottom w:val="single" w:sz="4" w:space="0" w:color="auto"/>
              <w:right w:val="nil"/>
            </w:tcBorders>
          </w:tcPr>
          <w:p w:rsidR="003D1C30" w:rsidRDefault="003D1C30" w:rsidP="003D1C30">
            <w:pPr>
              <w:jc w:val="center"/>
            </w:pPr>
          </w:p>
        </w:tc>
      </w:tr>
    </w:tbl>
    <w:p w:rsidR="003D1C30" w:rsidRDefault="003D1C30" w:rsidP="003D1C30">
      <w:pPr>
        <w:autoSpaceDE w:val="0"/>
        <w:autoSpaceDN w:val="0"/>
        <w:adjustRightInd w:val="0"/>
        <w:rPr>
          <w:sz w:val="20"/>
          <w:szCs w:val="20"/>
        </w:rPr>
      </w:pPr>
      <w:r>
        <w:rPr>
          <w:sz w:val="20"/>
          <w:szCs w:val="20"/>
        </w:rPr>
        <w:t>Notes: ‘*’ indicates that the study fulfilled this criterion; ‘X’ indicates that the study did not fulfil this criterion.</w:t>
      </w:r>
    </w:p>
    <w:p w:rsidR="003D1C30" w:rsidRDefault="003D1C30" w:rsidP="003D1C30">
      <w:pPr>
        <w:autoSpaceDE w:val="0"/>
        <w:autoSpaceDN w:val="0"/>
        <w:adjustRightInd w:val="0"/>
        <w:rPr>
          <w:i/>
          <w:sz w:val="20"/>
          <w:szCs w:val="20"/>
        </w:rPr>
      </w:pPr>
      <w:r>
        <w:rPr>
          <w:sz w:val="20"/>
          <w:szCs w:val="20"/>
        </w:rPr>
        <w:t>Case definition adequate: clear justification for ‘gendered nature’ of toy, e.g. based on research</w:t>
      </w:r>
    </w:p>
    <w:p w:rsidR="003D1C30" w:rsidRDefault="003D1C30" w:rsidP="003D1C30">
      <w:pPr>
        <w:rPr>
          <w:sz w:val="20"/>
          <w:szCs w:val="20"/>
        </w:rPr>
      </w:pPr>
      <w:r>
        <w:rPr>
          <w:sz w:val="20"/>
          <w:szCs w:val="20"/>
        </w:rPr>
        <w:t>Representativeness of cases: recruitment of consecutive participants</w:t>
      </w:r>
    </w:p>
    <w:p w:rsidR="003D1C30" w:rsidRDefault="003D1C30" w:rsidP="003D1C30">
      <w:pPr>
        <w:rPr>
          <w:sz w:val="20"/>
          <w:szCs w:val="20"/>
        </w:rPr>
      </w:pPr>
      <w:r>
        <w:rPr>
          <w:sz w:val="20"/>
          <w:szCs w:val="20"/>
        </w:rPr>
        <w:t>Selection of Controls: whether boys and girls were comparable in terms of social background</w:t>
      </w:r>
    </w:p>
    <w:p w:rsidR="003D1C30" w:rsidRDefault="003D1C30" w:rsidP="003D1C30">
      <w:pPr>
        <w:rPr>
          <w:sz w:val="20"/>
          <w:szCs w:val="20"/>
        </w:rPr>
      </w:pPr>
      <w:r>
        <w:rPr>
          <w:sz w:val="20"/>
          <w:szCs w:val="20"/>
        </w:rPr>
        <w:t>Parental opinion: whether parents’ views on gender were measured</w:t>
      </w:r>
      <w:r>
        <w:rPr>
          <w:sz w:val="20"/>
          <w:szCs w:val="20"/>
        </w:rPr>
        <w:tab/>
      </w:r>
    </w:p>
    <w:p w:rsidR="003D1C30" w:rsidRDefault="003D1C30" w:rsidP="003D1C30">
      <w:pPr>
        <w:ind w:left="720"/>
        <w:rPr>
          <w:sz w:val="20"/>
          <w:szCs w:val="20"/>
        </w:rPr>
      </w:pPr>
      <w:r>
        <w:rPr>
          <w:sz w:val="20"/>
          <w:szCs w:val="20"/>
        </w:rPr>
        <w:t>Comparability of both groups: give a star for either of the following: the toys were comparable (in size, shape etc) and the boys and girls were comparable in age</w:t>
      </w:r>
    </w:p>
    <w:p w:rsidR="003D1C30" w:rsidRDefault="003D1C30" w:rsidP="003D1C30">
      <w:pPr>
        <w:rPr>
          <w:sz w:val="20"/>
          <w:szCs w:val="20"/>
        </w:rPr>
      </w:pPr>
      <w:r>
        <w:rPr>
          <w:sz w:val="20"/>
          <w:szCs w:val="20"/>
        </w:rPr>
        <w:t xml:space="preserve">Ascertainment of </w:t>
      </w:r>
      <w:proofErr w:type="spellStart"/>
      <w:r>
        <w:rPr>
          <w:sz w:val="20"/>
          <w:szCs w:val="20"/>
        </w:rPr>
        <w:t>behavior</w:t>
      </w:r>
      <w:proofErr w:type="spellEnd"/>
      <w:r>
        <w:rPr>
          <w:sz w:val="20"/>
          <w:szCs w:val="20"/>
        </w:rPr>
        <w:t xml:space="preserve">: play </w:t>
      </w:r>
      <w:proofErr w:type="spellStart"/>
      <w:r>
        <w:rPr>
          <w:sz w:val="20"/>
          <w:szCs w:val="20"/>
        </w:rPr>
        <w:t>behavior</w:t>
      </w:r>
      <w:proofErr w:type="spellEnd"/>
      <w:r>
        <w:rPr>
          <w:sz w:val="20"/>
          <w:szCs w:val="20"/>
        </w:rPr>
        <w:t xml:space="preserve"> was clearly defined</w:t>
      </w:r>
    </w:p>
    <w:p w:rsidR="003D1C30" w:rsidRDefault="003D1C30" w:rsidP="003D1C30">
      <w:pPr>
        <w:rPr>
          <w:sz w:val="20"/>
          <w:szCs w:val="20"/>
        </w:rPr>
      </w:pPr>
      <w:r>
        <w:rPr>
          <w:sz w:val="20"/>
          <w:szCs w:val="20"/>
        </w:rPr>
        <w:t>Same ascertainment method for both groups: the measurement of the outcome (time spent playing with toy) was clearly defined</w:t>
      </w:r>
    </w:p>
    <w:p w:rsidR="003D1C30" w:rsidRDefault="003D1C30" w:rsidP="003D1C30">
      <w:pPr>
        <w:rPr>
          <w:sz w:val="20"/>
          <w:szCs w:val="20"/>
        </w:rPr>
      </w:pPr>
      <w:r>
        <w:rPr>
          <w:sz w:val="20"/>
          <w:szCs w:val="20"/>
        </w:rPr>
        <w:t>Non-Response rate: whether either non-uptake or dropout rates reported</w:t>
      </w:r>
    </w:p>
    <w:p w:rsidR="003D1C30" w:rsidRDefault="003D1C30" w:rsidP="003D1C30"/>
    <w:p w:rsidR="003D1C30" w:rsidRDefault="003D1C30" w:rsidP="003D1C30">
      <w:pPr>
        <w:spacing w:line="480" w:lineRule="auto"/>
        <w:rPr>
          <w:b/>
        </w:rPr>
      </w:pPr>
    </w:p>
    <w:p w:rsidR="003D1C30" w:rsidRDefault="003D1C30" w:rsidP="003D1C30">
      <w:pPr>
        <w:spacing w:line="480" w:lineRule="auto"/>
        <w:rPr>
          <w:ins w:id="2" w:author="Todd" w:date="2017-11-14T12:46:00Z"/>
          <w:b/>
        </w:rPr>
        <w:sectPr w:rsidR="003D1C30" w:rsidSect="001C3F68">
          <w:pgSz w:w="16838" w:h="11906" w:orient="landscape" w:code="9"/>
          <w:pgMar w:top="1440" w:right="1440" w:bottom="1440" w:left="1440" w:header="709" w:footer="709" w:gutter="0"/>
          <w:cols w:space="708"/>
          <w:docGrid w:linePitch="360"/>
        </w:sectPr>
      </w:pPr>
    </w:p>
    <w:p w:rsidR="003D1C30" w:rsidRDefault="003D1C30" w:rsidP="003D1C30">
      <w:pPr>
        <w:pStyle w:val="Default"/>
        <w:ind w:firstLine="0"/>
        <w:rPr>
          <w:rFonts w:ascii="Times New Roman" w:hAnsi="Times New Roman" w:cs="Times New Roman"/>
        </w:rPr>
      </w:pPr>
      <w:proofErr w:type="gramStart"/>
      <w:r>
        <w:rPr>
          <w:rFonts w:ascii="Times New Roman" w:hAnsi="Times New Roman" w:cs="Times New Roman"/>
          <w:b/>
        </w:rPr>
        <w:lastRenderedPageBreak/>
        <w:t>Table 3.</w:t>
      </w:r>
      <w:proofErr w:type="gramEnd"/>
      <w:r>
        <w:rPr>
          <w:rFonts w:ascii="Times New Roman" w:hAnsi="Times New Roman" w:cs="Times New Roman"/>
        </w:rPr>
        <w:t xml:space="preserve"> </w:t>
      </w:r>
    </w:p>
    <w:p w:rsidR="003D1C30" w:rsidRPr="002C43CC" w:rsidRDefault="003D1C30" w:rsidP="003D1C30">
      <w:pPr>
        <w:pStyle w:val="Default"/>
        <w:ind w:firstLine="0"/>
        <w:rPr>
          <w:rFonts w:ascii="Times New Roman" w:hAnsi="Times New Roman" w:cs="Times New Roman"/>
        </w:rPr>
      </w:pPr>
      <w:proofErr w:type="gramStart"/>
      <w:r w:rsidRPr="002C43CC">
        <w:rPr>
          <w:rFonts w:ascii="Times New Roman" w:hAnsi="Times New Roman" w:cs="Times New Roman"/>
        </w:rPr>
        <w:t>Findings of the meta-analysis of 16 studies, with 27 groups of children in total.</w:t>
      </w:r>
      <w:proofErr w:type="gramEnd"/>
      <w:r w:rsidRPr="002C43CC">
        <w:rPr>
          <w:rFonts w:ascii="Times New Roman" w:hAnsi="Times New Roman" w:cs="Times New Roman"/>
        </w:rPr>
        <w:t xml:space="preserve"> Subgroup analyses are based on the type of toy (‘male-typed’ or ‘female-typed’) that children played with. </w:t>
      </w:r>
    </w:p>
    <w:tbl>
      <w:tblPr>
        <w:tblW w:w="4748" w:type="pct"/>
        <w:shd w:val="clear" w:color="auto" w:fill="FFFFFF"/>
        <w:tblCellMar>
          <w:left w:w="0" w:type="dxa"/>
          <w:right w:w="0" w:type="dxa"/>
        </w:tblCellMar>
        <w:tblLook w:val="04A0"/>
      </w:tblPr>
      <w:tblGrid>
        <w:gridCol w:w="2812"/>
        <w:gridCol w:w="3411"/>
        <w:gridCol w:w="3613"/>
        <w:gridCol w:w="2781"/>
        <w:gridCol w:w="843"/>
      </w:tblGrid>
      <w:tr w:rsidR="003D1C30" w:rsidTr="003D1C30">
        <w:trPr>
          <w:trHeight w:val="1241"/>
        </w:trPr>
        <w:tc>
          <w:tcPr>
            <w:tcW w:w="1045" w:type="pct"/>
            <w:tcBorders>
              <w:top w:val="single" w:sz="8" w:space="0" w:color="auto"/>
              <w:left w:val="nil"/>
              <w:bottom w:val="single" w:sz="4" w:space="0" w:color="auto"/>
              <w:right w:val="nil"/>
            </w:tcBorders>
            <w:shd w:val="clear" w:color="auto" w:fill="FFFFFF"/>
            <w:tcMar>
              <w:top w:w="15" w:type="dxa"/>
              <w:left w:w="108" w:type="dxa"/>
              <w:bottom w:w="0" w:type="dxa"/>
              <w:right w:w="108" w:type="dxa"/>
            </w:tcMar>
            <w:hideMark/>
          </w:tcPr>
          <w:p w:rsidR="003D1C30" w:rsidRDefault="003D1C30" w:rsidP="003D1C30">
            <w:pPr>
              <w:pStyle w:val="Default"/>
              <w:rPr>
                <w:rFonts w:ascii="Times New Roman" w:hAnsi="Times New Roman" w:cs="Times New Roman"/>
                <w:sz w:val="22"/>
                <w:szCs w:val="20"/>
              </w:rPr>
            </w:pPr>
            <w:r>
              <w:rPr>
                <w:rFonts w:ascii="Times New Roman" w:hAnsi="Times New Roman" w:cs="Times New Roman"/>
                <w:b/>
                <w:bCs/>
                <w:sz w:val="22"/>
                <w:szCs w:val="20"/>
              </w:rPr>
              <w:t>Toy type</w:t>
            </w:r>
          </w:p>
        </w:tc>
        <w:tc>
          <w:tcPr>
            <w:tcW w:w="1267" w:type="pct"/>
            <w:tcBorders>
              <w:top w:val="single" w:sz="8" w:space="0" w:color="auto"/>
              <w:left w:val="nil"/>
              <w:bottom w:val="single" w:sz="4" w:space="0" w:color="auto"/>
              <w:right w:val="nil"/>
            </w:tcBorders>
            <w:shd w:val="clear" w:color="auto" w:fill="FFFFFF"/>
            <w:tcMar>
              <w:top w:w="15" w:type="dxa"/>
              <w:left w:w="108" w:type="dxa"/>
              <w:bottom w:w="0" w:type="dxa"/>
              <w:right w:w="108" w:type="dxa"/>
            </w:tcMar>
            <w:hideMark/>
          </w:tcPr>
          <w:p w:rsidR="003D1C30" w:rsidRDefault="003D1C30" w:rsidP="003D1C30">
            <w:pPr>
              <w:pStyle w:val="Default"/>
              <w:jc w:val="center"/>
              <w:rPr>
                <w:rFonts w:ascii="Times New Roman" w:hAnsi="Times New Roman" w:cs="Times New Roman"/>
                <w:sz w:val="22"/>
                <w:szCs w:val="20"/>
              </w:rPr>
            </w:pPr>
            <w:r>
              <w:rPr>
                <w:rFonts w:ascii="Times New Roman" w:hAnsi="Times New Roman" w:cs="Times New Roman"/>
                <w:b/>
                <w:bCs/>
                <w:sz w:val="22"/>
                <w:szCs w:val="20"/>
              </w:rPr>
              <w:t xml:space="preserve">Cohen’s </w:t>
            </w:r>
            <w:r>
              <w:rPr>
                <w:rFonts w:ascii="Times New Roman" w:hAnsi="Times New Roman" w:cs="Times New Roman"/>
                <w:b/>
                <w:bCs/>
                <w:i/>
                <w:sz w:val="22"/>
                <w:szCs w:val="20"/>
              </w:rPr>
              <w:t>d</w:t>
            </w:r>
          </w:p>
          <w:p w:rsidR="003D1C30" w:rsidRDefault="003D1C30" w:rsidP="003D1C30">
            <w:pPr>
              <w:pStyle w:val="Default"/>
              <w:jc w:val="center"/>
              <w:rPr>
                <w:rFonts w:ascii="Times New Roman" w:hAnsi="Times New Roman" w:cs="Times New Roman"/>
                <w:sz w:val="22"/>
                <w:szCs w:val="20"/>
              </w:rPr>
            </w:pPr>
            <w:r>
              <w:rPr>
                <w:rFonts w:ascii="Times New Roman" w:hAnsi="Times New Roman" w:cs="Times New Roman"/>
                <w:b/>
                <w:bCs/>
                <w:sz w:val="22"/>
                <w:szCs w:val="20"/>
              </w:rPr>
              <w:t>(95% CI)</w:t>
            </w:r>
          </w:p>
        </w:tc>
        <w:tc>
          <w:tcPr>
            <w:tcW w:w="1342" w:type="pct"/>
            <w:tcBorders>
              <w:top w:val="single" w:sz="8" w:space="0" w:color="auto"/>
              <w:left w:val="nil"/>
              <w:bottom w:val="single" w:sz="4" w:space="0" w:color="auto"/>
              <w:right w:val="nil"/>
            </w:tcBorders>
            <w:shd w:val="clear" w:color="auto" w:fill="FFFFFF"/>
            <w:tcMar>
              <w:top w:w="15" w:type="dxa"/>
              <w:left w:w="108" w:type="dxa"/>
              <w:bottom w:w="0" w:type="dxa"/>
              <w:right w:w="108" w:type="dxa"/>
            </w:tcMar>
            <w:hideMark/>
          </w:tcPr>
          <w:p w:rsidR="003D1C30" w:rsidRDefault="003D1C30" w:rsidP="003D1C30">
            <w:pPr>
              <w:pStyle w:val="Default"/>
              <w:jc w:val="center"/>
              <w:rPr>
                <w:rFonts w:ascii="Times New Roman" w:hAnsi="Times New Roman" w:cs="Times New Roman"/>
                <w:sz w:val="22"/>
                <w:szCs w:val="20"/>
              </w:rPr>
            </w:pPr>
            <w:r>
              <w:rPr>
                <w:rFonts w:ascii="Times New Roman" w:hAnsi="Times New Roman" w:cs="Times New Roman"/>
                <w:b/>
                <w:bCs/>
                <w:sz w:val="22"/>
                <w:szCs w:val="20"/>
              </w:rPr>
              <w:t>Z</w:t>
            </w:r>
          </w:p>
          <w:p w:rsidR="003D1C30" w:rsidRDefault="003D1C30" w:rsidP="003D1C30">
            <w:pPr>
              <w:pStyle w:val="Default"/>
              <w:jc w:val="center"/>
              <w:rPr>
                <w:rFonts w:ascii="Times New Roman" w:hAnsi="Times New Roman" w:cs="Times New Roman"/>
                <w:sz w:val="22"/>
                <w:szCs w:val="20"/>
              </w:rPr>
            </w:pPr>
            <w:r>
              <w:rPr>
                <w:rFonts w:ascii="Times New Roman" w:hAnsi="Times New Roman" w:cs="Times New Roman"/>
                <w:b/>
                <w:bCs/>
                <w:i/>
                <w:iCs/>
                <w:sz w:val="22"/>
                <w:szCs w:val="20"/>
              </w:rPr>
              <w:t>(p)</w:t>
            </w:r>
          </w:p>
        </w:tc>
        <w:tc>
          <w:tcPr>
            <w:tcW w:w="1033" w:type="pct"/>
            <w:tcBorders>
              <w:top w:val="single" w:sz="8" w:space="0" w:color="auto"/>
              <w:left w:val="nil"/>
              <w:bottom w:val="single" w:sz="4" w:space="0" w:color="auto"/>
              <w:right w:val="nil"/>
            </w:tcBorders>
            <w:shd w:val="clear" w:color="auto" w:fill="FFFFFF"/>
            <w:tcMar>
              <w:top w:w="15" w:type="dxa"/>
              <w:left w:w="108" w:type="dxa"/>
              <w:bottom w:w="0" w:type="dxa"/>
              <w:right w:w="108" w:type="dxa"/>
            </w:tcMar>
            <w:hideMark/>
          </w:tcPr>
          <w:p w:rsidR="003D1C30" w:rsidRDefault="003D1C30" w:rsidP="003D1C30">
            <w:pPr>
              <w:pStyle w:val="Default"/>
              <w:jc w:val="center"/>
              <w:rPr>
                <w:rFonts w:ascii="Times New Roman" w:hAnsi="Times New Roman" w:cs="Times New Roman"/>
                <w:sz w:val="22"/>
                <w:szCs w:val="20"/>
              </w:rPr>
            </w:pPr>
            <w:r>
              <w:rPr>
                <w:rFonts w:ascii="Times New Roman" w:hAnsi="Times New Roman"/>
                <w:lang w:eastAsia="en-GB"/>
              </w:rPr>
              <w:t>χ</w:t>
            </w:r>
            <w:r>
              <w:rPr>
                <w:rFonts w:ascii="Times New Roman" w:hAnsi="Times New Roman"/>
                <w:vertAlign w:val="superscript"/>
                <w:lang w:eastAsia="en-GB"/>
              </w:rPr>
              <w:t>2</w:t>
            </w:r>
            <w:r>
              <w:rPr>
                <w:rFonts w:ascii="Times New Roman" w:hAnsi="Times New Roman" w:cs="Times New Roman"/>
                <w:b/>
                <w:bCs/>
                <w:sz w:val="22"/>
                <w:szCs w:val="20"/>
              </w:rPr>
              <w:t xml:space="preserve"> </w:t>
            </w:r>
            <w:r>
              <w:rPr>
                <w:rFonts w:ascii="Times New Roman" w:hAnsi="Times New Roman" w:cs="Times New Roman"/>
                <w:b/>
                <w:bCs/>
                <w:i/>
                <w:iCs/>
                <w:sz w:val="22"/>
                <w:szCs w:val="20"/>
              </w:rPr>
              <w:t>(p)</w:t>
            </w:r>
          </w:p>
        </w:tc>
        <w:tc>
          <w:tcPr>
            <w:tcW w:w="314" w:type="pct"/>
            <w:tcBorders>
              <w:top w:val="single" w:sz="8" w:space="0" w:color="auto"/>
              <w:left w:val="nil"/>
              <w:bottom w:val="single" w:sz="4" w:space="0" w:color="auto"/>
              <w:right w:val="nil"/>
            </w:tcBorders>
            <w:shd w:val="clear" w:color="auto" w:fill="FFFFFF"/>
            <w:tcMar>
              <w:top w:w="15" w:type="dxa"/>
              <w:left w:w="108" w:type="dxa"/>
              <w:bottom w:w="0" w:type="dxa"/>
              <w:right w:w="108" w:type="dxa"/>
            </w:tcMar>
            <w:hideMark/>
          </w:tcPr>
          <w:p w:rsidR="003D1C30" w:rsidRPr="002A5D8B" w:rsidRDefault="003D1C30" w:rsidP="003D1C30">
            <w:pPr>
              <w:pStyle w:val="Default"/>
              <w:jc w:val="center"/>
              <w:rPr>
                <w:rFonts w:ascii="Times New Roman" w:hAnsi="Times New Roman" w:cs="Times New Roman"/>
                <w:sz w:val="22"/>
                <w:szCs w:val="20"/>
                <w:vertAlign w:val="superscript"/>
              </w:rPr>
            </w:pPr>
            <w:r>
              <w:rPr>
                <w:rFonts w:ascii="Times New Roman" w:hAnsi="Times New Roman" w:cs="Times New Roman"/>
                <w:b/>
                <w:bCs/>
                <w:sz w:val="22"/>
                <w:szCs w:val="20"/>
              </w:rPr>
              <w:t>II</w:t>
            </w:r>
            <w:r>
              <w:rPr>
                <w:rFonts w:ascii="Times New Roman" w:hAnsi="Times New Roman" w:cs="Times New Roman"/>
                <w:b/>
                <w:bCs/>
                <w:sz w:val="22"/>
                <w:szCs w:val="20"/>
                <w:vertAlign w:val="superscript"/>
              </w:rPr>
              <w:t>2</w:t>
            </w:r>
          </w:p>
        </w:tc>
      </w:tr>
      <w:tr w:rsidR="003D1C30" w:rsidTr="003D1C30">
        <w:trPr>
          <w:trHeight w:val="1011"/>
        </w:trPr>
        <w:tc>
          <w:tcPr>
            <w:tcW w:w="1045" w:type="pct"/>
            <w:shd w:val="clear" w:color="auto" w:fill="FFFFFF"/>
            <w:tcMar>
              <w:top w:w="15" w:type="dxa"/>
              <w:left w:w="108" w:type="dxa"/>
              <w:bottom w:w="0" w:type="dxa"/>
              <w:right w:w="108" w:type="dxa"/>
            </w:tcMar>
            <w:hideMark/>
          </w:tcPr>
          <w:p w:rsidR="003D1C30" w:rsidRDefault="003D1C30" w:rsidP="003D1C30">
            <w:pPr>
              <w:pStyle w:val="Default"/>
              <w:ind w:firstLine="0"/>
              <w:rPr>
                <w:rFonts w:ascii="Times New Roman" w:hAnsi="Times New Roman" w:cs="Times New Roman"/>
                <w:b/>
                <w:sz w:val="22"/>
                <w:szCs w:val="22"/>
              </w:rPr>
            </w:pPr>
            <w:r>
              <w:rPr>
                <w:rFonts w:ascii="Times New Roman" w:hAnsi="Times New Roman" w:cs="Times New Roman"/>
                <w:b/>
                <w:sz w:val="22"/>
                <w:szCs w:val="20"/>
              </w:rPr>
              <w:t>‘Male-typed’ Toys</w:t>
            </w:r>
          </w:p>
        </w:tc>
        <w:tc>
          <w:tcPr>
            <w:tcW w:w="1267" w:type="pct"/>
            <w:shd w:val="clear" w:color="auto" w:fill="FFFFFF"/>
            <w:tcMar>
              <w:top w:w="15" w:type="dxa"/>
              <w:left w:w="108" w:type="dxa"/>
              <w:bottom w:w="0" w:type="dxa"/>
              <w:right w:w="108" w:type="dxa"/>
            </w:tcMar>
            <w:hideMark/>
          </w:tcPr>
          <w:p w:rsidR="003D1C30" w:rsidRDefault="003D1C30" w:rsidP="003D1C30">
            <w:pPr>
              <w:spacing w:line="480" w:lineRule="auto"/>
              <w:jc w:val="center"/>
            </w:pPr>
            <w:r>
              <w:rPr>
                <w:bCs/>
              </w:rPr>
              <w:t>1.026</w:t>
            </w:r>
            <w:r>
              <w:t xml:space="preserve"> </w:t>
            </w:r>
          </w:p>
          <w:p w:rsidR="003D1C30" w:rsidRDefault="003D1C30" w:rsidP="003D1C30">
            <w:pPr>
              <w:spacing w:line="480" w:lineRule="auto"/>
              <w:jc w:val="center"/>
            </w:pPr>
            <w:r>
              <w:t>(</w:t>
            </w:r>
            <w:r>
              <w:rPr>
                <w:bCs/>
              </w:rPr>
              <w:t>0.816 – 1.236</w:t>
            </w:r>
            <w:r>
              <w:t>)</w:t>
            </w:r>
          </w:p>
        </w:tc>
        <w:tc>
          <w:tcPr>
            <w:tcW w:w="1342" w:type="pct"/>
            <w:shd w:val="clear" w:color="auto" w:fill="FFFFFF"/>
            <w:tcMar>
              <w:top w:w="15" w:type="dxa"/>
              <w:left w:w="108" w:type="dxa"/>
              <w:bottom w:w="0" w:type="dxa"/>
              <w:right w:w="108" w:type="dxa"/>
            </w:tcMar>
            <w:hideMark/>
          </w:tcPr>
          <w:p w:rsidR="003D1C30" w:rsidRDefault="003D1C30" w:rsidP="003D1C30">
            <w:pPr>
              <w:spacing w:line="480" w:lineRule="auto"/>
              <w:jc w:val="center"/>
            </w:pPr>
            <w:r>
              <w:t>9.56</w:t>
            </w:r>
          </w:p>
          <w:p w:rsidR="003D1C30" w:rsidRDefault="003D1C30" w:rsidP="003D1C30">
            <w:pPr>
              <w:spacing w:line="480" w:lineRule="auto"/>
              <w:jc w:val="center"/>
            </w:pPr>
            <w:r>
              <w:t>(</w:t>
            </w:r>
            <w:r>
              <w:rPr>
                <w:i/>
              </w:rPr>
              <w:t xml:space="preserve">p </w:t>
            </w:r>
            <w:r>
              <w:t>&lt; 0.0001)</w:t>
            </w:r>
          </w:p>
        </w:tc>
        <w:tc>
          <w:tcPr>
            <w:tcW w:w="1033" w:type="pct"/>
            <w:shd w:val="clear" w:color="auto" w:fill="FFFFFF"/>
            <w:tcMar>
              <w:top w:w="15" w:type="dxa"/>
              <w:left w:w="108" w:type="dxa"/>
              <w:bottom w:w="0" w:type="dxa"/>
              <w:right w:w="108" w:type="dxa"/>
            </w:tcMar>
            <w:hideMark/>
          </w:tcPr>
          <w:p w:rsidR="003D1C30" w:rsidRPr="005F5AF2" w:rsidRDefault="003D1C30" w:rsidP="003D1C30">
            <w:pPr>
              <w:spacing w:line="480" w:lineRule="auto"/>
              <w:jc w:val="center"/>
            </w:pPr>
            <w:r w:rsidRPr="005F5AF2">
              <w:t>96.56</w:t>
            </w:r>
          </w:p>
          <w:p w:rsidR="003D1C30" w:rsidRPr="00E943D9" w:rsidRDefault="003D1C30" w:rsidP="003D1C30">
            <w:pPr>
              <w:spacing w:line="480" w:lineRule="auto"/>
              <w:jc w:val="center"/>
              <w:rPr>
                <w:highlight w:val="yellow"/>
              </w:rPr>
            </w:pPr>
            <w:r w:rsidRPr="005F5AF2">
              <w:t>(</w:t>
            </w:r>
            <w:r w:rsidRPr="005F5AF2">
              <w:rPr>
                <w:i/>
              </w:rPr>
              <w:t xml:space="preserve">p </w:t>
            </w:r>
            <w:r w:rsidRPr="005F5AF2">
              <w:t>&lt; 0.0001)</w:t>
            </w:r>
          </w:p>
        </w:tc>
        <w:tc>
          <w:tcPr>
            <w:tcW w:w="314" w:type="pct"/>
            <w:shd w:val="clear" w:color="auto" w:fill="FFFFFF"/>
            <w:tcMar>
              <w:top w:w="15" w:type="dxa"/>
              <w:left w:w="108" w:type="dxa"/>
              <w:bottom w:w="0" w:type="dxa"/>
              <w:right w:w="108" w:type="dxa"/>
            </w:tcMar>
            <w:hideMark/>
          </w:tcPr>
          <w:p w:rsidR="003D1C30" w:rsidRPr="00E943D9" w:rsidRDefault="003D1C30" w:rsidP="003D1C30">
            <w:pPr>
              <w:pStyle w:val="Default"/>
              <w:jc w:val="center"/>
              <w:rPr>
                <w:rFonts w:ascii="Times New Roman" w:hAnsi="Times New Roman" w:cs="Times New Roman"/>
                <w:sz w:val="22"/>
                <w:szCs w:val="22"/>
                <w:highlight w:val="yellow"/>
              </w:rPr>
            </w:pPr>
            <w:r w:rsidRPr="00E4241B">
              <w:rPr>
                <w:rFonts w:ascii="Times New Roman" w:hAnsi="Times New Roman" w:cs="Times New Roman"/>
                <w:sz w:val="22"/>
                <w:szCs w:val="22"/>
              </w:rPr>
              <w:t>73.1%</w:t>
            </w:r>
          </w:p>
        </w:tc>
      </w:tr>
      <w:tr w:rsidR="003D1C30" w:rsidTr="003D1C30">
        <w:trPr>
          <w:trHeight w:val="1011"/>
        </w:trPr>
        <w:tc>
          <w:tcPr>
            <w:tcW w:w="1045" w:type="pct"/>
            <w:tcBorders>
              <w:top w:val="nil"/>
              <w:left w:val="nil"/>
              <w:bottom w:val="single" w:sz="4" w:space="0" w:color="auto"/>
              <w:right w:val="nil"/>
            </w:tcBorders>
            <w:shd w:val="clear" w:color="auto" w:fill="FFFFFF"/>
            <w:tcMar>
              <w:top w:w="15" w:type="dxa"/>
              <w:left w:w="108" w:type="dxa"/>
              <w:bottom w:w="0" w:type="dxa"/>
              <w:right w:w="108" w:type="dxa"/>
            </w:tcMar>
            <w:hideMark/>
          </w:tcPr>
          <w:p w:rsidR="003D1C30" w:rsidRDefault="003D1C30" w:rsidP="003D1C30">
            <w:pPr>
              <w:pStyle w:val="Default"/>
              <w:ind w:firstLine="0"/>
              <w:rPr>
                <w:rFonts w:ascii="Times New Roman" w:hAnsi="Times New Roman" w:cs="Times New Roman"/>
                <w:b/>
                <w:sz w:val="22"/>
                <w:szCs w:val="20"/>
              </w:rPr>
            </w:pPr>
            <w:r>
              <w:rPr>
                <w:rFonts w:ascii="Times New Roman" w:hAnsi="Times New Roman" w:cs="Times New Roman"/>
                <w:b/>
                <w:sz w:val="22"/>
                <w:szCs w:val="20"/>
              </w:rPr>
              <w:t>‘Female-typed’ Toys</w:t>
            </w:r>
            <w:r>
              <w:rPr>
                <w:rFonts w:ascii="Times New Roman" w:hAnsi="Times New Roman"/>
                <w:b/>
                <w:sz w:val="22"/>
                <w:szCs w:val="22"/>
              </w:rPr>
              <w:t xml:space="preserve"> </w:t>
            </w:r>
          </w:p>
        </w:tc>
        <w:tc>
          <w:tcPr>
            <w:tcW w:w="1267" w:type="pct"/>
            <w:tcBorders>
              <w:top w:val="nil"/>
              <w:left w:val="nil"/>
              <w:bottom w:val="single" w:sz="4" w:space="0" w:color="auto"/>
              <w:right w:val="nil"/>
            </w:tcBorders>
            <w:shd w:val="clear" w:color="auto" w:fill="FFFFFF"/>
            <w:tcMar>
              <w:top w:w="15" w:type="dxa"/>
              <w:left w:w="108" w:type="dxa"/>
              <w:bottom w:w="0" w:type="dxa"/>
              <w:right w:w="108" w:type="dxa"/>
            </w:tcMar>
            <w:hideMark/>
          </w:tcPr>
          <w:p w:rsidR="003D1C30" w:rsidRDefault="003D1C30" w:rsidP="003D1C30">
            <w:pPr>
              <w:spacing w:line="480" w:lineRule="auto"/>
              <w:jc w:val="center"/>
            </w:pPr>
            <w:r>
              <w:rPr>
                <w:bCs/>
              </w:rPr>
              <w:t>-0.909</w:t>
            </w:r>
            <w:r>
              <w:t xml:space="preserve"> </w:t>
            </w:r>
          </w:p>
          <w:p w:rsidR="003D1C30" w:rsidRDefault="003D1C30" w:rsidP="003D1C30">
            <w:pPr>
              <w:spacing w:line="480" w:lineRule="auto"/>
              <w:jc w:val="center"/>
              <w:rPr>
                <w:highlight w:val="lightGray"/>
              </w:rPr>
            </w:pPr>
            <w:r>
              <w:t>(</w:t>
            </w:r>
            <w:r>
              <w:rPr>
                <w:bCs/>
              </w:rPr>
              <w:t>-1.1231 – -0.395</w:t>
            </w:r>
            <w:r>
              <w:t>)</w:t>
            </w:r>
          </w:p>
        </w:tc>
        <w:tc>
          <w:tcPr>
            <w:tcW w:w="1342" w:type="pct"/>
            <w:tcBorders>
              <w:top w:val="nil"/>
              <w:left w:val="nil"/>
              <w:bottom w:val="single" w:sz="4" w:space="0" w:color="auto"/>
              <w:right w:val="nil"/>
            </w:tcBorders>
            <w:shd w:val="clear" w:color="auto" w:fill="FFFFFF"/>
            <w:tcMar>
              <w:top w:w="15" w:type="dxa"/>
              <w:left w:w="108" w:type="dxa"/>
              <w:bottom w:w="0" w:type="dxa"/>
              <w:right w:w="108" w:type="dxa"/>
            </w:tcMar>
            <w:hideMark/>
          </w:tcPr>
          <w:p w:rsidR="003D1C30" w:rsidRDefault="003D1C30" w:rsidP="003D1C30">
            <w:pPr>
              <w:spacing w:line="480" w:lineRule="auto"/>
              <w:jc w:val="center"/>
            </w:pPr>
            <w:r>
              <w:t>-8.32</w:t>
            </w:r>
          </w:p>
          <w:p w:rsidR="003D1C30" w:rsidRDefault="003D1C30" w:rsidP="003D1C30">
            <w:pPr>
              <w:spacing w:line="480" w:lineRule="auto"/>
              <w:jc w:val="center"/>
            </w:pPr>
            <w:r>
              <w:t>(</w:t>
            </w:r>
            <w:r>
              <w:rPr>
                <w:i/>
              </w:rPr>
              <w:t xml:space="preserve">p </w:t>
            </w:r>
            <w:r>
              <w:t>&lt; 0.0001)</w:t>
            </w:r>
          </w:p>
        </w:tc>
        <w:tc>
          <w:tcPr>
            <w:tcW w:w="1033" w:type="pct"/>
            <w:tcBorders>
              <w:top w:val="nil"/>
              <w:left w:val="nil"/>
              <w:bottom w:val="single" w:sz="4" w:space="0" w:color="auto"/>
              <w:right w:val="nil"/>
            </w:tcBorders>
            <w:shd w:val="clear" w:color="auto" w:fill="FFFFFF"/>
            <w:tcMar>
              <w:top w:w="15" w:type="dxa"/>
              <w:left w:w="108" w:type="dxa"/>
              <w:bottom w:w="0" w:type="dxa"/>
              <w:right w:w="108" w:type="dxa"/>
            </w:tcMar>
            <w:hideMark/>
          </w:tcPr>
          <w:p w:rsidR="003D1C30" w:rsidRDefault="003D1C30" w:rsidP="003D1C30">
            <w:pPr>
              <w:spacing w:line="480" w:lineRule="auto"/>
              <w:jc w:val="center"/>
            </w:pPr>
            <w:r>
              <w:t>104.22</w:t>
            </w:r>
          </w:p>
          <w:p w:rsidR="003D1C30" w:rsidRDefault="003D1C30" w:rsidP="003D1C30">
            <w:pPr>
              <w:spacing w:line="480" w:lineRule="auto"/>
              <w:jc w:val="center"/>
            </w:pPr>
            <w:r>
              <w:t>(</w:t>
            </w:r>
            <w:r>
              <w:rPr>
                <w:i/>
              </w:rPr>
              <w:t xml:space="preserve">p </w:t>
            </w:r>
            <w:r>
              <w:t>&lt; 0.0001)</w:t>
            </w:r>
          </w:p>
        </w:tc>
        <w:tc>
          <w:tcPr>
            <w:tcW w:w="314" w:type="pct"/>
            <w:tcBorders>
              <w:top w:val="nil"/>
              <w:left w:val="nil"/>
              <w:bottom w:val="single" w:sz="4" w:space="0" w:color="auto"/>
              <w:right w:val="nil"/>
            </w:tcBorders>
            <w:shd w:val="clear" w:color="auto" w:fill="FFFFFF"/>
            <w:tcMar>
              <w:top w:w="15" w:type="dxa"/>
              <w:left w:w="108" w:type="dxa"/>
              <w:bottom w:w="0" w:type="dxa"/>
              <w:right w:w="108" w:type="dxa"/>
            </w:tcMar>
            <w:hideMark/>
          </w:tcPr>
          <w:p w:rsidR="003D1C30" w:rsidRDefault="003D1C30" w:rsidP="003D1C30">
            <w:pPr>
              <w:pStyle w:val="Default"/>
              <w:jc w:val="center"/>
              <w:rPr>
                <w:rFonts w:ascii="Times New Roman" w:hAnsi="Times New Roman" w:cs="Times New Roman"/>
                <w:sz w:val="22"/>
                <w:szCs w:val="22"/>
              </w:rPr>
            </w:pPr>
            <w:r>
              <w:rPr>
                <w:rFonts w:ascii="Times New Roman" w:hAnsi="Times New Roman" w:cs="Times New Roman"/>
                <w:sz w:val="22"/>
                <w:szCs w:val="22"/>
              </w:rPr>
              <w:t>75.1%</w:t>
            </w:r>
          </w:p>
        </w:tc>
      </w:tr>
    </w:tbl>
    <w:p w:rsidR="003D1C30" w:rsidRDefault="003D1C30" w:rsidP="003D1C30">
      <w:pPr>
        <w:spacing w:line="480" w:lineRule="auto"/>
        <w:rPr>
          <w:b/>
          <w:sz w:val="20"/>
          <w:szCs w:val="20"/>
        </w:rPr>
      </w:pPr>
      <w:r>
        <w:rPr>
          <w:b/>
          <w:sz w:val="20"/>
          <w:szCs w:val="20"/>
        </w:rPr>
        <w:t xml:space="preserve">Notes: </w:t>
      </w:r>
      <w:r>
        <w:rPr>
          <w:sz w:val="20"/>
          <w:szCs w:val="20"/>
        </w:rPr>
        <w:t xml:space="preserve">The random effects model was used due to the substantial homogeneity. Using the fixed methods model, the </w:t>
      </w:r>
      <w:r>
        <w:rPr>
          <w:i/>
          <w:sz w:val="20"/>
          <w:szCs w:val="20"/>
        </w:rPr>
        <w:t>d</w:t>
      </w:r>
      <w:r>
        <w:rPr>
          <w:sz w:val="20"/>
          <w:szCs w:val="20"/>
        </w:rPr>
        <w:t xml:space="preserve"> values were smaller for </w:t>
      </w:r>
      <w:r>
        <w:rPr>
          <w:bCs/>
          <w:sz w:val="20"/>
          <w:szCs w:val="20"/>
        </w:rPr>
        <w:t>‘male-typed’</w:t>
      </w:r>
      <w:r>
        <w:rPr>
          <w:sz w:val="20"/>
          <w:szCs w:val="20"/>
        </w:rPr>
        <w:t xml:space="preserve"> toys (0.861, 95% CI 0.76 – 0-97) and ‘female-typed’ toys (-0.759, 95% CI -0.861 - -0.657).</w:t>
      </w:r>
    </w:p>
    <w:p w:rsidR="003D1C30" w:rsidRDefault="003D1C30" w:rsidP="003D1C30">
      <w:pPr>
        <w:spacing w:line="480" w:lineRule="auto"/>
      </w:pPr>
      <w:r>
        <w:br w:type="page"/>
      </w:r>
    </w:p>
    <w:p w:rsidR="003D1C30" w:rsidRDefault="003D1C30" w:rsidP="003D1C30">
      <w:pPr>
        <w:pStyle w:val="Default"/>
        <w:spacing w:line="240" w:lineRule="auto"/>
        <w:ind w:firstLine="0"/>
        <w:rPr>
          <w:rFonts w:ascii="Times New Roman" w:hAnsi="Times New Roman"/>
        </w:rPr>
      </w:pPr>
      <w:proofErr w:type="gramStart"/>
      <w:r>
        <w:rPr>
          <w:rFonts w:ascii="Times New Roman" w:hAnsi="Times New Roman"/>
          <w:b/>
        </w:rPr>
        <w:lastRenderedPageBreak/>
        <w:t>Table 4.</w:t>
      </w:r>
      <w:proofErr w:type="gramEnd"/>
      <w:r>
        <w:rPr>
          <w:rFonts w:ascii="Times New Roman" w:hAnsi="Times New Roman"/>
        </w:rPr>
        <w:t xml:space="preserve"> </w:t>
      </w:r>
    </w:p>
    <w:p w:rsidR="003D1C30" w:rsidRPr="002C43CC" w:rsidRDefault="003D1C30" w:rsidP="003D1C30">
      <w:pPr>
        <w:pStyle w:val="Default"/>
        <w:spacing w:line="240" w:lineRule="auto"/>
        <w:ind w:firstLine="0"/>
        <w:rPr>
          <w:rFonts w:ascii="Times New Roman" w:hAnsi="Times New Roman" w:cs="Times New Roman"/>
        </w:rPr>
      </w:pPr>
      <w:proofErr w:type="gramStart"/>
      <w:r w:rsidRPr="002C43CC">
        <w:rPr>
          <w:rFonts w:ascii="Times New Roman" w:hAnsi="Times New Roman" w:cs="Times New Roman"/>
        </w:rPr>
        <w:t>Findings of the meta-regression of 16 studies, with 27 groups of children in total.</w:t>
      </w:r>
      <w:proofErr w:type="gramEnd"/>
      <w:r w:rsidRPr="002C43CC">
        <w:rPr>
          <w:rFonts w:ascii="Times New Roman" w:hAnsi="Times New Roman" w:cs="Times New Roman"/>
        </w:rPr>
        <w:t xml:space="preserve"> Subgroup analyses are based on the type of toy (‘male-typed’ or ‘female-typed’) that children played with.</w:t>
      </w:r>
    </w:p>
    <w:p w:rsidR="003D1C30" w:rsidRDefault="003D1C30" w:rsidP="003D1C30">
      <w:pPr>
        <w:pStyle w:val="Default"/>
        <w:spacing w:line="240" w:lineRule="auto"/>
        <w:ind w:firstLine="0"/>
        <w:rPr>
          <w:rFonts w:ascii="Times New Roman" w:hAnsi="Times New Roman" w:cs="Times New Roman"/>
          <w:b/>
        </w:rPr>
      </w:pPr>
    </w:p>
    <w:tbl>
      <w:tblPr>
        <w:tblW w:w="4876" w:type="pct"/>
        <w:shd w:val="clear" w:color="auto" w:fill="FFFFFF"/>
        <w:tblLayout w:type="fixed"/>
        <w:tblLook w:val="04A0"/>
      </w:tblPr>
      <w:tblGrid>
        <w:gridCol w:w="2252"/>
        <w:gridCol w:w="798"/>
        <w:gridCol w:w="1953"/>
        <w:gridCol w:w="1331"/>
        <w:gridCol w:w="69"/>
        <w:gridCol w:w="395"/>
        <w:gridCol w:w="1501"/>
        <w:gridCol w:w="85"/>
        <w:gridCol w:w="269"/>
        <w:gridCol w:w="1720"/>
        <w:gridCol w:w="1912"/>
        <w:gridCol w:w="255"/>
        <w:gridCol w:w="1177"/>
      </w:tblGrid>
      <w:tr w:rsidR="003D1C30" w:rsidTr="003D1C30">
        <w:trPr>
          <w:cantSplit/>
          <w:trHeight w:val="350"/>
        </w:trPr>
        <w:tc>
          <w:tcPr>
            <w:tcW w:w="821" w:type="pct"/>
            <w:tcBorders>
              <w:top w:val="single" w:sz="4" w:space="0" w:color="000000"/>
              <w:left w:val="nil"/>
              <w:bottom w:val="single" w:sz="4" w:space="0" w:color="000000"/>
              <w:right w:val="nil"/>
            </w:tcBorders>
            <w:shd w:val="clear" w:color="auto" w:fill="FFFFFF"/>
            <w:tcMar>
              <w:top w:w="0" w:type="dxa"/>
              <w:left w:w="0" w:type="dxa"/>
              <w:bottom w:w="0" w:type="dxa"/>
              <w:right w:w="0" w:type="dxa"/>
            </w:tcMar>
            <w:hideMark/>
          </w:tcPr>
          <w:p w:rsidR="003D1C30" w:rsidRDefault="003D1C30" w:rsidP="003D1C30">
            <w:pPr>
              <w:pStyle w:val="TableNormalParagraph"/>
              <w:spacing w:line="240" w:lineRule="auto"/>
              <w:ind w:firstLine="0"/>
              <w:rPr>
                <w:rFonts w:ascii="Times New Roman" w:hAnsi="Times New Roman"/>
                <w:sz w:val="24"/>
                <w:szCs w:val="24"/>
                <w:lang w:val="en-US" w:eastAsia="en-US"/>
              </w:rPr>
            </w:pPr>
            <w:r>
              <w:rPr>
                <w:rFonts w:ascii="Times New Roman" w:hAnsi="Times New Roman"/>
                <w:sz w:val="24"/>
                <w:szCs w:val="24"/>
                <w:lang w:val="en-US" w:eastAsia="en-US"/>
              </w:rPr>
              <w:t>Variable</w:t>
            </w:r>
          </w:p>
        </w:tc>
        <w:tc>
          <w:tcPr>
            <w:tcW w:w="1488" w:type="pct"/>
            <w:gridSpan w:val="3"/>
            <w:tcBorders>
              <w:top w:val="single" w:sz="4" w:space="0" w:color="000000"/>
              <w:left w:val="nil"/>
              <w:bottom w:val="single" w:sz="4" w:space="0" w:color="000000"/>
              <w:right w:val="nil"/>
            </w:tcBorders>
            <w:shd w:val="clear" w:color="auto" w:fill="FFFFFF"/>
            <w:tcMar>
              <w:top w:w="0" w:type="dxa"/>
              <w:left w:w="0" w:type="dxa"/>
              <w:bottom w:w="0" w:type="dxa"/>
              <w:right w:w="0" w:type="dxa"/>
            </w:tcMar>
            <w:hideMark/>
          </w:tcPr>
          <w:p w:rsidR="003D1C30" w:rsidRDefault="003D1C30" w:rsidP="003D1C30">
            <w:pPr>
              <w:pStyle w:val="TableNormalParagraph"/>
              <w:spacing w:line="240" w:lineRule="auto"/>
              <w:jc w:val="center"/>
              <w:rPr>
                <w:rFonts w:ascii="Times New Roman" w:hAnsi="Times New Roman"/>
                <w:b/>
                <w:sz w:val="24"/>
                <w:szCs w:val="24"/>
                <w:lang w:val="en-US" w:eastAsia="en-US"/>
              </w:rPr>
            </w:pPr>
            <w:r>
              <w:rPr>
                <w:rFonts w:ascii="Times New Roman" w:hAnsi="Times New Roman"/>
                <w:b/>
                <w:sz w:val="24"/>
                <w:szCs w:val="24"/>
                <w:lang w:val="en-US" w:eastAsia="en-US"/>
              </w:rPr>
              <w:t>Male-typed Toys</w:t>
            </w:r>
          </w:p>
        </w:tc>
        <w:tc>
          <w:tcPr>
            <w:tcW w:w="716" w:type="pct"/>
            <w:gridSpan w:val="3"/>
            <w:tcBorders>
              <w:top w:val="single" w:sz="4" w:space="0" w:color="000000"/>
              <w:left w:val="nil"/>
              <w:bottom w:val="single" w:sz="4" w:space="0" w:color="000000"/>
              <w:right w:val="nil"/>
            </w:tcBorders>
            <w:shd w:val="clear" w:color="auto" w:fill="FFFFFF"/>
          </w:tcPr>
          <w:p w:rsidR="003D1C30" w:rsidRDefault="003D1C30" w:rsidP="003D1C30">
            <w:pPr>
              <w:pStyle w:val="TableNormalParagraph"/>
              <w:spacing w:line="240" w:lineRule="auto"/>
              <w:jc w:val="center"/>
              <w:rPr>
                <w:rFonts w:ascii="Times New Roman" w:hAnsi="Times New Roman"/>
                <w:b/>
                <w:sz w:val="24"/>
                <w:szCs w:val="24"/>
                <w:lang w:val="en-US" w:eastAsia="en-US"/>
              </w:rPr>
            </w:pPr>
          </w:p>
        </w:tc>
        <w:tc>
          <w:tcPr>
            <w:tcW w:w="129" w:type="pct"/>
            <w:gridSpan w:val="2"/>
            <w:tcBorders>
              <w:top w:val="single" w:sz="4" w:space="0" w:color="000000"/>
              <w:left w:val="nil"/>
              <w:bottom w:val="single" w:sz="4" w:space="0" w:color="000000"/>
              <w:right w:val="nil"/>
            </w:tcBorders>
            <w:shd w:val="clear" w:color="auto" w:fill="FFFFFF"/>
          </w:tcPr>
          <w:p w:rsidR="003D1C30" w:rsidRDefault="003D1C30" w:rsidP="003D1C30">
            <w:pPr>
              <w:pStyle w:val="TableNormalParagraph"/>
              <w:spacing w:line="240" w:lineRule="auto"/>
              <w:jc w:val="center"/>
              <w:rPr>
                <w:rFonts w:ascii="Times New Roman" w:hAnsi="Times New Roman"/>
                <w:b/>
                <w:sz w:val="24"/>
                <w:szCs w:val="24"/>
                <w:lang w:val="en-US" w:eastAsia="en-US"/>
              </w:rPr>
            </w:pPr>
          </w:p>
        </w:tc>
        <w:tc>
          <w:tcPr>
            <w:tcW w:w="1324" w:type="pct"/>
            <w:gridSpan w:val="2"/>
            <w:tcBorders>
              <w:top w:val="single" w:sz="4" w:space="0" w:color="000000"/>
              <w:left w:val="nil"/>
              <w:bottom w:val="single" w:sz="4" w:space="0" w:color="000000"/>
              <w:right w:val="nil"/>
            </w:tcBorders>
            <w:shd w:val="clear" w:color="auto" w:fill="FFFFFF"/>
            <w:tcMar>
              <w:top w:w="0" w:type="dxa"/>
              <w:left w:w="0" w:type="dxa"/>
              <w:bottom w:w="0" w:type="dxa"/>
              <w:right w:w="0" w:type="dxa"/>
            </w:tcMar>
            <w:hideMark/>
          </w:tcPr>
          <w:p w:rsidR="003D1C30" w:rsidRDefault="003D1C30" w:rsidP="003D1C30">
            <w:pPr>
              <w:pStyle w:val="TableNormalParagraph"/>
              <w:spacing w:line="240" w:lineRule="auto"/>
              <w:ind w:right="1441" w:firstLine="0"/>
              <w:rPr>
                <w:rFonts w:ascii="Times New Roman" w:hAnsi="Times New Roman"/>
                <w:b/>
                <w:sz w:val="24"/>
                <w:szCs w:val="24"/>
                <w:lang w:val="en-US" w:eastAsia="en-US"/>
              </w:rPr>
            </w:pPr>
            <w:r>
              <w:rPr>
                <w:rFonts w:ascii="Times New Roman" w:hAnsi="Times New Roman"/>
                <w:b/>
                <w:sz w:val="24"/>
                <w:szCs w:val="24"/>
                <w:lang w:val="en-US" w:eastAsia="en-US"/>
              </w:rPr>
              <w:t>Female-typed Toys</w:t>
            </w:r>
          </w:p>
        </w:tc>
        <w:tc>
          <w:tcPr>
            <w:tcW w:w="522" w:type="pct"/>
            <w:gridSpan w:val="2"/>
            <w:tcBorders>
              <w:top w:val="single" w:sz="4" w:space="0" w:color="000000"/>
              <w:left w:val="nil"/>
              <w:bottom w:val="single" w:sz="4" w:space="0" w:color="000000"/>
              <w:right w:val="nil"/>
            </w:tcBorders>
            <w:shd w:val="clear" w:color="auto" w:fill="FFFFFF"/>
          </w:tcPr>
          <w:p w:rsidR="003D1C30" w:rsidRDefault="003D1C30" w:rsidP="003D1C30">
            <w:pPr>
              <w:pStyle w:val="TableNormalParagraph"/>
              <w:spacing w:line="240" w:lineRule="auto"/>
              <w:jc w:val="center"/>
              <w:rPr>
                <w:rFonts w:ascii="Times New Roman" w:hAnsi="Times New Roman"/>
                <w:b/>
                <w:sz w:val="24"/>
                <w:szCs w:val="24"/>
                <w:lang w:val="en-US" w:eastAsia="en-US"/>
              </w:rPr>
            </w:pPr>
          </w:p>
        </w:tc>
      </w:tr>
      <w:tr w:rsidR="003D1C30" w:rsidTr="003D1C30">
        <w:trPr>
          <w:gridAfter w:val="1"/>
          <w:wAfter w:w="429" w:type="pct"/>
          <w:cantSplit/>
          <w:trHeight w:val="409"/>
        </w:trPr>
        <w:tc>
          <w:tcPr>
            <w:tcW w:w="821" w:type="pct"/>
            <w:tcBorders>
              <w:top w:val="single" w:sz="4" w:space="0" w:color="000000"/>
              <w:left w:val="nil"/>
              <w:bottom w:val="nil"/>
              <w:right w:val="nil"/>
            </w:tcBorders>
            <w:shd w:val="clear" w:color="auto" w:fill="FFFFFF"/>
            <w:tcMar>
              <w:top w:w="0" w:type="dxa"/>
              <w:left w:w="0" w:type="dxa"/>
              <w:bottom w:w="0" w:type="dxa"/>
              <w:right w:w="0" w:type="dxa"/>
            </w:tcMar>
          </w:tcPr>
          <w:p w:rsidR="003D1C30" w:rsidRDefault="003D1C30" w:rsidP="003D1C30">
            <w:pPr>
              <w:pStyle w:val="TableNormalParagraph"/>
              <w:spacing w:line="240" w:lineRule="auto"/>
              <w:jc w:val="center"/>
              <w:rPr>
                <w:rFonts w:ascii="Times New Roman" w:hAnsi="Times New Roman"/>
                <w:sz w:val="24"/>
                <w:szCs w:val="24"/>
                <w:lang w:val="en-US" w:eastAsia="en-US"/>
              </w:rPr>
            </w:pPr>
          </w:p>
        </w:tc>
        <w:tc>
          <w:tcPr>
            <w:tcW w:w="291" w:type="pct"/>
            <w:tcBorders>
              <w:top w:val="single" w:sz="4" w:space="0" w:color="000000"/>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line="240" w:lineRule="auto"/>
              <w:ind w:firstLine="0"/>
              <w:rPr>
                <w:rFonts w:ascii="Times New Roman" w:hAnsi="Times New Roman"/>
                <w:sz w:val="24"/>
                <w:szCs w:val="24"/>
                <w:lang w:val="en-US" w:eastAsia="en-US"/>
              </w:rPr>
            </w:pPr>
            <w:r>
              <w:rPr>
                <w:rFonts w:ascii="Times New Roman" w:hAnsi="Times New Roman"/>
                <w:sz w:val="24"/>
                <w:szCs w:val="24"/>
                <w:lang w:val="en-US" w:eastAsia="en-US"/>
              </w:rPr>
              <w:t>β</w:t>
            </w:r>
          </w:p>
        </w:tc>
        <w:tc>
          <w:tcPr>
            <w:tcW w:w="712" w:type="pct"/>
            <w:tcBorders>
              <w:top w:val="single" w:sz="4" w:space="0" w:color="000000"/>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line="240" w:lineRule="auto"/>
              <w:jc w:val="center"/>
              <w:rPr>
                <w:rFonts w:ascii="Times New Roman" w:hAnsi="Times New Roman"/>
                <w:sz w:val="24"/>
                <w:szCs w:val="24"/>
                <w:lang w:val="en-US" w:eastAsia="en-US"/>
              </w:rPr>
            </w:pPr>
            <w:r>
              <w:rPr>
                <w:rFonts w:ascii="Times New Roman" w:hAnsi="Times New Roman"/>
                <w:sz w:val="24"/>
                <w:szCs w:val="24"/>
                <w:lang w:val="en-US" w:eastAsia="en-US"/>
              </w:rPr>
              <w:t>SE β</w:t>
            </w:r>
          </w:p>
        </w:tc>
        <w:tc>
          <w:tcPr>
            <w:tcW w:w="510" w:type="pct"/>
            <w:gridSpan w:val="2"/>
            <w:tcBorders>
              <w:top w:val="single" w:sz="4" w:space="0" w:color="000000"/>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line="240" w:lineRule="auto"/>
              <w:jc w:val="center"/>
              <w:rPr>
                <w:rFonts w:ascii="Times New Roman" w:hAnsi="Times New Roman"/>
                <w:i/>
                <w:sz w:val="24"/>
                <w:szCs w:val="24"/>
                <w:lang w:val="en-US" w:eastAsia="en-US"/>
              </w:rPr>
            </w:pPr>
            <w:r>
              <w:rPr>
                <w:rFonts w:ascii="Times New Roman" w:hAnsi="Times New Roman"/>
                <w:i/>
                <w:sz w:val="24"/>
                <w:szCs w:val="24"/>
                <w:lang w:val="en-US" w:eastAsia="en-US"/>
              </w:rPr>
              <w:t>t</w:t>
            </w:r>
          </w:p>
        </w:tc>
        <w:tc>
          <w:tcPr>
            <w:tcW w:w="144" w:type="pct"/>
            <w:tcBorders>
              <w:top w:val="single" w:sz="4" w:space="0" w:color="000000"/>
              <w:left w:val="nil"/>
              <w:bottom w:val="nil"/>
              <w:right w:val="nil"/>
            </w:tcBorders>
            <w:shd w:val="clear" w:color="auto" w:fill="FFFFFF"/>
          </w:tcPr>
          <w:p w:rsidR="003D1C30" w:rsidRDefault="003D1C30" w:rsidP="003D1C30">
            <w:pPr>
              <w:pStyle w:val="TableNormalParagraph"/>
              <w:spacing w:line="240" w:lineRule="auto"/>
              <w:jc w:val="center"/>
              <w:rPr>
                <w:rFonts w:ascii="Times New Roman" w:hAnsi="Times New Roman"/>
                <w:sz w:val="24"/>
                <w:szCs w:val="24"/>
                <w:lang w:val="en-US" w:eastAsia="en-US"/>
              </w:rPr>
            </w:pPr>
          </w:p>
        </w:tc>
        <w:tc>
          <w:tcPr>
            <w:tcW w:w="578" w:type="pct"/>
            <w:gridSpan w:val="2"/>
            <w:tcBorders>
              <w:top w:val="single" w:sz="4" w:space="0" w:color="000000"/>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line="240" w:lineRule="auto"/>
              <w:ind w:firstLine="759"/>
              <w:jc w:val="center"/>
              <w:rPr>
                <w:rFonts w:ascii="Times New Roman" w:hAnsi="Times New Roman"/>
                <w:sz w:val="24"/>
                <w:szCs w:val="24"/>
                <w:lang w:val="en-US" w:eastAsia="en-US"/>
              </w:rPr>
            </w:pPr>
            <w:r>
              <w:rPr>
                <w:rFonts w:ascii="Times New Roman" w:hAnsi="Times New Roman"/>
                <w:sz w:val="24"/>
                <w:szCs w:val="24"/>
                <w:lang w:val="en-US" w:eastAsia="en-US"/>
              </w:rPr>
              <w:t>β</w:t>
            </w:r>
          </w:p>
        </w:tc>
        <w:tc>
          <w:tcPr>
            <w:tcW w:w="725" w:type="pct"/>
            <w:gridSpan w:val="2"/>
            <w:tcBorders>
              <w:top w:val="single" w:sz="4" w:space="0" w:color="000000"/>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line="240" w:lineRule="auto"/>
              <w:jc w:val="center"/>
              <w:rPr>
                <w:rFonts w:ascii="Times New Roman" w:hAnsi="Times New Roman"/>
                <w:sz w:val="24"/>
                <w:szCs w:val="24"/>
                <w:lang w:val="en-US" w:eastAsia="en-US"/>
              </w:rPr>
            </w:pPr>
            <w:r>
              <w:rPr>
                <w:rFonts w:ascii="Times New Roman" w:hAnsi="Times New Roman"/>
                <w:sz w:val="24"/>
                <w:szCs w:val="24"/>
                <w:lang w:val="en-US" w:eastAsia="en-US"/>
              </w:rPr>
              <w:t>SE β</w:t>
            </w:r>
          </w:p>
        </w:tc>
        <w:tc>
          <w:tcPr>
            <w:tcW w:w="790" w:type="pct"/>
            <w:gridSpan w:val="2"/>
            <w:tcBorders>
              <w:top w:val="single" w:sz="4" w:space="0" w:color="000000"/>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line="240" w:lineRule="auto"/>
              <w:jc w:val="center"/>
              <w:rPr>
                <w:rFonts w:ascii="Times New Roman" w:hAnsi="Times New Roman"/>
                <w:i/>
                <w:sz w:val="24"/>
                <w:szCs w:val="24"/>
                <w:lang w:val="en-US" w:eastAsia="en-US"/>
              </w:rPr>
            </w:pPr>
            <w:r>
              <w:rPr>
                <w:rFonts w:ascii="Times New Roman" w:hAnsi="Times New Roman"/>
                <w:i/>
                <w:sz w:val="24"/>
                <w:szCs w:val="24"/>
                <w:lang w:val="en-US" w:eastAsia="en-US"/>
              </w:rPr>
              <w:t>T</w:t>
            </w:r>
          </w:p>
        </w:tc>
      </w:tr>
      <w:tr w:rsidR="003D1C30" w:rsidTr="003D1C30">
        <w:trPr>
          <w:gridAfter w:val="1"/>
          <w:wAfter w:w="429" w:type="pct"/>
          <w:cantSplit/>
          <w:trHeight w:val="516"/>
        </w:trPr>
        <w:tc>
          <w:tcPr>
            <w:tcW w:w="821" w:type="pct"/>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ind w:firstLine="0"/>
              <w:rPr>
                <w:rFonts w:ascii="Times New Roman" w:hAnsi="Times New Roman"/>
                <w:sz w:val="24"/>
                <w:szCs w:val="24"/>
                <w:lang w:val="en-US" w:eastAsia="en-US"/>
              </w:rPr>
            </w:pPr>
            <w:r>
              <w:rPr>
                <w:rFonts w:ascii="Times New Roman" w:hAnsi="Times New Roman"/>
                <w:sz w:val="24"/>
                <w:szCs w:val="24"/>
                <w:lang w:val="en-US" w:eastAsia="en-US"/>
              </w:rPr>
              <w:t>Present</w:t>
            </w:r>
          </w:p>
        </w:tc>
        <w:tc>
          <w:tcPr>
            <w:tcW w:w="291" w:type="pct"/>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r>
              <w:rPr>
                <w:lang w:val="en-US"/>
              </w:rPr>
              <w:t>.042</w:t>
            </w:r>
          </w:p>
        </w:tc>
        <w:tc>
          <w:tcPr>
            <w:tcW w:w="712" w:type="pct"/>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ind w:left="720"/>
              <w:jc w:val="center"/>
            </w:pPr>
            <w:r>
              <w:t>.</w:t>
            </w:r>
            <w:r>
              <w:rPr>
                <w:lang w:val="en-US"/>
              </w:rPr>
              <w:t xml:space="preserve"> 221</w:t>
            </w:r>
          </w:p>
        </w:tc>
        <w:tc>
          <w:tcPr>
            <w:tcW w:w="510" w:type="pct"/>
            <w:gridSpan w:val="2"/>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ind w:left="720"/>
              <w:jc w:val="center"/>
            </w:pPr>
            <w:r>
              <w:rPr>
                <w:lang w:val="en-US"/>
              </w:rPr>
              <w:t>0.19</w:t>
            </w:r>
          </w:p>
        </w:tc>
        <w:tc>
          <w:tcPr>
            <w:tcW w:w="144" w:type="pct"/>
            <w:tcBorders>
              <w:top w:val="nil"/>
              <w:left w:val="nil"/>
              <w:bottom w:val="nil"/>
              <w:right w:val="nil"/>
            </w:tcBorders>
            <w:shd w:val="clear" w:color="auto" w:fill="FFFFFF"/>
          </w:tcPr>
          <w:p w:rsidR="003D1C30" w:rsidRDefault="003D1C30" w:rsidP="003D1C30">
            <w:pPr>
              <w:autoSpaceDE w:val="0"/>
              <w:autoSpaceDN w:val="0"/>
              <w:adjustRightInd w:val="0"/>
              <w:ind w:left="60" w:right="60"/>
              <w:jc w:val="center"/>
              <w:rPr>
                <w:color w:val="000000"/>
              </w:rPr>
            </w:pPr>
          </w:p>
        </w:tc>
        <w:tc>
          <w:tcPr>
            <w:tcW w:w="578" w:type="pct"/>
            <w:gridSpan w:val="2"/>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ind w:left="720"/>
              <w:jc w:val="center"/>
            </w:pPr>
            <w:r>
              <w:t>.085</w:t>
            </w:r>
          </w:p>
        </w:tc>
        <w:tc>
          <w:tcPr>
            <w:tcW w:w="725" w:type="pct"/>
            <w:gridSpan w:val="2"/>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ind w:left="720"/>
              <w:jc w:val="center"/>
            </w:pPr>
            <w:r>
              <w:t>.184</w:t>
            </w:r>
          </w:p>
        </w:tc>
        <w:tc>
          <w:tcPr>
            <w:tcW w:w="790" w:type="pct"/>
            <w:gridSpan w:val="2"/>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ind w:left="720"/>
              <w:jc w:val="center"/>
            </w:pPr>
            <w:r>
              <w:t>.46</w:t>
            </w:r>
          </w:p>
        </w:tc>
      </w:tr>
      <w:tr w:rsidR="003D1C30" w:rsidTr="003D1C30">
        <w:trPr>
          <w:gridAfter w:val="1"/>
          <w:wAfter w:w="429" w:type="pct"/>
          <w:cantSplit/>
          <w:trHeight w:val="330"/>
        </w:trPr>
        <w:tc>
          <w:tcPr>
            <w:tcW w:w="821" w:type="pct"/>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ind w:firstLine="0"/>
              <w:rPr>
                <w:rFonts w:ascii="Times New Roman" w:hAnsi="Times New Roman"/>
                <w:sz w:val="24"/>
                <w:szCs w:val="24"/>
                <w:lang w:val="en-US" w:eastAsia="en-US"/>
              </w:rPr>
            </w:pPr>
            <w:r>
              <w:rPr>
                <w:rFonts w:ascii="Times New Roman" w:hAnsi="Times New Roman"/>
                <w:sz w:val="24"/>
                <w:szCs w:val="24"/>
                <w:lang w:val="en-US" w:eastAsia="en-US"/>
              </w:rPr>
              <w:t>Setting</w:t>
            </w:r>
          </w:p>
        </w:tc>
        <w:tc>
          <w:tcPr>
            <w:tcW w:w="291" w:type="pct"/>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ind w:firstLine="0"/>
              <w:rPr>
                <w:rFonts w:ascii="Times New Roman" w:hAnsi="Times New Roman"/>
                <w:sz w:val="24"/>
                <w:szCs w:val="24"/>
                <w:lang w:val="en-US" w:eastAsia="en-US"/>
              </w:rPr>
            </w:pPr>
            <w:r>
              <w:rPr>
                <w:rFonts w:ascii="Times New Roman" w:hAnsi="Times New Roman"/>
                <w:sz w:val="24"/>
                <w:szCs w:val="24"/>
                <w:lang w:val="en-US" w:eastAsia="en-US"/>
              </w:rPr>
              <w:t>.143</w:t>
            </w:r>
          </w:p>
        </w:tc>
        <w:tc>
          <w:tcPr>
            <w:tcW w:w="712" w:type="pct"/>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jc w:val="center"/>
              <w:rPr>
                <w:rFonts w:ascii="Times New Roman" w:hAnsi="Times New Roman"/>
                <w:sz w:val="24"/>
                <w:szCs w:val="24"/>
                <w:lang w:val="en-US" w:eastAsia="en-US"/>
              </w:rPr>
            </w:pPr>
            <w:r>
              <w:rPr>
                <w:rFonts w:ascii="Times New Roman" w:hAnsi="Times New Roman"/>
                <w:sz w:val="24"/>
                <w:szCs w:val="24"/>
                <w:lang w:val="en-US" w:eastAsia="en-US"/>
              </w:rPr>
              <w:t>.302</w:t>
            </w:r>
          </w:p>
        </w:tc>
        <w:tc>
          <w:tcPr>
            <w:tcW w:w="510" w:type="pct"/>
            <w:gridSpan w:val="2"/>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jc w:val="center"/>
              <w:rPr>
                <w:rFonts w:ascii="Times New Roman" w:hAnsi="Times New Roman"/>
                <w:sz w:val="24"/>
                <w:szCs w:val="24"/>
                <w:lang w:val="en-US" w:eastAsia="en-US"/>
              </w:rPr>
            </w:pPr>
            <w:r>
              <w:rPr>
                <w:rFonts w:ascii="Times New Roman" w:hAnsi="Times New Roman"/>
                <w:sz w:val="24"/>
                <w:szCs w:val="24"/>
                <w:lang w:val="en-US" w:eastAsia="en-US"/>
              </w:rPr>
              <w:t>0.47</w:t>
            </w:r>
          </w:p>
        </w:tc>
        <w:tc>
          <w:tcPr>
            <w:tcW w:w="144" w:type="pct"/>
            <w:tcBorders>
              <w:top w:val="nil"/>
              <w:left w:val="nil"/>
              <w:bottom w:val="nil"/>
              <w:right w:val="nil"/>
            </w:tcBorders>
            <w:shd w:val="clear" w:color="auto" w:fill="FFFFFF"/>
          </w:tcPr>
          <w:p w:rsidR="003D1C30" w:rsidRDefault="003D1C30" w:rsidP="003D1C30">
            <w:pPr>
              <w:autoSpaceDE w:val="0"/>
              <w:autoSpaceDN w:val="0"/>
              <w:adjustRightInd w:val="0"/>
              <w:ind w:left="60" w:right="60"/>
              <w:jc w:val="center"/>
              <w:rPr>
                <w:color w:val="000000"/>
              </w:rPr>
            </w:pPr>
          </w:p>
        </w:tc>
        <w:tc>
          <w:tcPr>
            <w:tcW w:w="578" w:type="pct"/>
            <w:gridSpan w:val="2"/>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jc w:val="center"/>
              <w:rPr>
                <w:rFonts w:ascii="Times New Roman" w:hAnsi="Times New Roman"/>
                <w:sz w:val="24"/>
                <w:szCs w:val="24"/>
                <w:lang w:val="en-US" w:eastAsia="en-US"/>
              </w:rPr>
            </w:pPr>
            <w:r>
              <w:rPr>
                <w:rFonts w:ascii="Times New Roman" w:hAnsi="Times New Roman"/>
                <w:sz w:val="24"/>
                <w:szCs w:val="24"/>
                <w:lang w:val="en-US" w:eastAsia="en-US"/>
              </w:rPr>
              <w:t>.096</w:t>
            </w:r>
          </w:p>
        </w:tc>
        <w:tc>
          <w:tcPr>
            <w:tcW w:w="725" w:type="pct"/>
            <w:gridSpan w:val="2"/>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jc w:val="center"/>
              <w:rPr>
                <w:rFonts w:ascii="Times New Roman" w:hAnsi="Times New Roman"/>
                <w:sz w:val="24"/>
                <w:szCs w:val="24"/>
                <w:lang w:val="en-US" w:eastAsia="en-US"/>
              </w:rPr>
            </w:pPr>
            <w:r>
              <w:rPr>
                <w:rFonts w:ascii="Times New Roman" w:hAnsi="Times New Roman"/>
                <w:sz w:val="24"/>
                <w:szCs w:val="24"/>
                <w:lang w:val="en-US" w:eastAsia="en-US"/>
              </w:rPr>
              <w:t>.281</w:t>
            </w:r>
          </w:p>
        </w:tc>
        <w:tc>
          <w:tcPr>
            <w:tcW w:w="790" w:type="pct"/>
            <w:gridSpan w:val="2"/>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jc w:val="center"/>
              <w:rPr>
                <w:rFonts w:ascii="Times New Roman" w:hAnsi="Times New Roman"/>
                <w:sz w:val="24"/>
                <w:szCs w:val="24"/>
                <w:lang w:val="en-US" w:eastAsia="en-US"/>
              </w:rPr>
            </w:pPr>
            <w:r>
              <w:rPr>
                <w:rFonts w:ascii="Times New Roman" w:hAnsi="Times New Roman"/>
                <w:sz w:val="24"/>
                <w:szCs w:val="24"/>
                <w:lang w:val="en-US" w:eastAsia="en-US"/>
              </w:rPr>
              <w:t>.34</w:t>
            </w:r>
          </w:p>
        </w:tc>
      </w:tr>
      <w:tr w:rsidR="003D1C30" w:rsidTr="003D1C30">
        <w:trPr>
          <w:gridAfter w:val="1"/>
          <w:wAfter w:w="429" w:type="pct"/>
          <w:cantSplit/>
          <w:trHeight w:val="330"/>
        </w:trPr>
        <w:tc>
          <w:tcPr>
            <w:tcW w:w="821" w:type="pct"/>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ind w:firstLine="0"/>
              <w:rPr>
                <w:rFonts w:ascii="Times New Roman" w:hAnsi="Times New Roman"/>
                <w:sz w:val="24"/>
                <w:szCs w:val="24"/>
                <w:lang w:val="en-US" w:eastAsia="en-US"/>
              </w:rPr>
            </w:pPr>
            <w:r>
              <w:rPr>
                <w:rFonts w:ascii="Times New Roman" w:hAnsi="Times New Roman"/>
                <w:sz w:val="24"/>
                <w:szCs w:val="24"/>
                <w:lang w:val="en-US" w:eastAsia="en-US"/>
              </w:rPr>
              <w:t>Country (GII)</w:t>
            </w:r>
          </w:p>
        </w:tc>
        <w:tc>
          <w:tcPr>
            <w:tcW w:w="291" w:type="pct"/>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ind w:right="-310" w:firstLine="0"/>
              <w:rPr>
                <w:rFonts w:ascii="Times New Roman" w:hAnsi="Times New Roman"/>
                <w:sz w:val="24"/>
                <w:szCs w:val="24"/>
                <w:lang w:val="en-US" w:eastAsia="en-US"/>
              </w:rPr>
            </w:pPr>
            <w:r>
              <w:rPr>
                <w:rFonts w:ascii="Times New Roman" w:hAnsi="Times New Roman"/>
                <w:sz w:val="24"/>
                <w:szCs w:val="24"/>
                <w:lang w:val="en-US" w:eastAsia="en-US"/>
              </w:rPr>
              <w:t>.068</w:t>
            </w:r>
          </w:p>
        </w:tc>
        <w:tc>
          <w:tcPr>
            <w:tcW w:w="712" w:type="pct"/>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jc w:val="center"/>
              <w:rPr>
                <w:rFonts w:ascii="Times New Roman" w:hAnsi="Times New Roman"/>
                <w:sz w:val="24"/>
                <w:szCs w:val="24"/>
                <w:lang w:val="en-US" w:eastAsia="en-US"/>
              </w:rPr>
            </w:pPr>
            <w:r>
              <w:rPr>
                <w:rFonts w:ascii="Times New Roman" w:hAnsi="Times New Roman"/>
                <w:sz w:val="24"/>
                <w:szCs w:val="24"/>
                <w:lang w:val="en-US" w:eastAsia="en-US"/>
              </w:rPr>
              <w:t>1.900</w:t>
            </w:r>
          </w:p>
        </w:tc>
        <w:tc>
          <w:tcPr>
            <w:tcW w:w="510" w:type="pct"/>
            <w:gridSpan w:val="2"/>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jc w:val="center"/>
              <w:rPr>
                <w:rFonts w:ascii="Times New Roman" w:hAnsi="Times New Roman"/>
                <w:sz w:val="24"/>
                <w:szCs w:val="24"/>
                <w:lang w:val="en-US" w:eastAsia="en-US"/>
              </w:rPr>
            </w:pPr>
            <w:r>
              <w:rPr>
                <w:rFonts w:ascii="Times New Roman" w:hAnsi="Times New Roman"/>
                <w:sz w:val="24"/>
                <w:szCs w:val="24"/>
                <w:lang w:val="en-US" w:eastAsia="en-US"/>
              </w:rPr>
              <w:t>0.04</w:t>
            </w:r>
          </w:p>
        </w:tc>
        <w:tc>
          <w:tcPr>
            <w:tcW w:w="144" w:type="pct"/>
            <w:tcBorders>
              <w:top w:val="nil"/>
              <w:left w:val="nil"/>
              <w:bottom w:val="nil"/>
              <w:right w:val="nil"/>
            </w:tcBorders>
            <w:shd w:val="clear" w:color="auto" w:fill="FFFFFF"/>
          </w:tcPr>
          <w:p w:rsidR="003D1C30" w:rsidRDefault="003D1C30" w:rsidP="003D1C30">
            <w:pPr>
              <w:autoSpaceDE w:val="0"/>
              <w:autoSpaceDN w:val="0"/>
              <w:adjustRightInd w:val="0"/>
              <w:ind w:left="60" w:right="60"/>
              <w:jc w:val="center"/>
              <w:rPr>
                <w:color w:val="000000"/>
              </w:rPr>
            </w:pPr>
          </w:p>
        </w:tc>
        <w:tc>
          <w:tcPr>
            <w:tcW w:w="578" w:type="pct"/>
            <w:gridSpan w:val="2"/>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jc w:val="center"/>
              <w:rPr>
                <w:rFonts w:ascii="Times New Roman" w:hAnsi="Times New Roman"/>
                <w:sz w:val="24"/>
                <w:szCs w:val="24"/>
                <w:lang w:val="en-US" w:eastAsia="en-US"/>
              </w:rPr>
            </w:pPr>
            <w:r>
              <w:rPr>
                <w:rFonts w:ascii="Times New Roman" w:hAnsi="Times New Roman"/>
                <w:sz w:val="24"/>
                <w:szCs w:val="24"/>
                <w:lang w:val="en-US" w:eastAsia="en-US"/>
              </w:rPr>
              <w:t>.594</w:t>
            </w:r>
          </w:p>
        </w:tc>
        <w:tc>
          <w:tcPr>
            <w:tcW w:w="725" w:type="pct"/>
            <w:gridSpan w:val="2"/>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jc w:val="center"/>
              <w:rPr>
                <w:rFonts w:ascii="Times New Roman" w:hAnsi="Times New Roman"/>
                <w:sz w:val="24"/>
                <w:szCs w:val="24"/>
                <w:lang w:val="en-US" w:eastAsia="en-US"/>
              </w:rPr>
            </w:pPr>
            <w:r>
              <w:rPr>
                <w:rFonts w:ascii="Times New Roman" w:hAnsi="Times New Roman"/>
                <w:sz w:val="24"/>
                <w:szCs w:val="24"/>
                <w:lang w:val="en-US" w:eastAsia="en-US"/>
              </w:rPr>
              <w:t>1.698</w:t>
            </w:r>
          </w:p>
        </w:tc>
        <w:tc>
          <w:tcPr>
            <w:tcW w:w="790" w:type="pct"/>
            <w:gridSpan w:val="2"/>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jc w:val="center"/>
              <w:rPr>
                <w:rFonts w:ascii="Times New Roman" w:hAnsi="Times New Roman"/>
                <w:sz w:val="24"/>
                <w:szCs w:val="24"/>
                <w:lang w:val="en-US" w:eastAsia="en-US"/>
              </w:rPr>
            </w:pPr>
            <w:r>
              <w:rPr>
                <w:rFonts w:ascii="Times New Roman" w:hAnsi="Times New Roman"/>
                <w:sz w:val="24"/>
                <w:szCs w:val="24"/>
                <w:lang w:val="en-US" w:eastAsia="en-US"/>
              </w:rPr>
              <w:t>.35</w:t>
            </w:r>
          </w:p>
        </w:tc>
      </w:tr>
      <w:tr w:rsidR="003D1C30" w:rsidRPr="00B055F3" w:rsidTr="003D1C30">
        <w:trPr>
          <w:gridAfter w:val="1"/>
          <w:wAfter w:w="429" w:type="pct"/>
          <w:cantSplit/>
          <w:trHeight w:val="330"/>
        </w:trPr>
        <w:tc>
          <w:tcPr>
            <w:tcW w:w="821" w:type="pct"/>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ind w:firstLine="0"/>
              <w:rPr>
                <w:rFonts w:ascii="Times New Roman" w:hAnsi="Times New Roman"/>
                <w:sz w:val="24"/>
                <w:szCs w:val="24"/>
                <w:lang w:val="en-US" w:eastAsia="en-US"/>
              </w:rPr>
            </w:pPr>
            <w:r>
              <w:rPr>
                <w:rFonts w:ascii="Times New Roman" w:hAnsi="Times New Roman"/>
                <w:sz w:val="24"/>
                <w:szCs w:val="24"/>
                <w:lang w:val="en-US" w:eastAsia="en-US"/>
              </w:rPr>
              <w:t>Publication years</w:t>
            </w:r>
          </w:p>
        </w:tc>
        <w:tc>
          <w:tcPr>
            <w:tcW w:w="291" w:type="pct"/>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ind w:firstLine="0"/>
              <w:rPr>
                <w:rFonts w:ascii="Times New Roman" w:hAnsi="Times New Roman"/>
                <w:sz w:val="24"/>
                <w:szCs w:val="24"/>
                <w:lang w:val="en-US" w:eastAsia="en-US"/>
              </w:rPr>
            </w:pPr>
            <w:r>
              <w:rPr>
                <w:rFonts w:ascii="Times New Roman" w:hAnsi="Times New Roman"/>
                <w:sz w:val="24"/>
                <w:szCs w:val="24"/>
                <w:lang w:val="en-US" w:eastAsia="en-US"/>
              </w:rPr>
              <w:t>.005</w:t>
            </w:r>
          </w:p>
        </w:tc>
        <w:tc>
          <w:tcPr>
            <w:tcW w:w="712" w:type="pct"/>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jc w:val="center"/>
              <w:rPr>
                <w:rFonts w:ascii="Times New Roman" w:hAnsi="Times New Roman"/>
                <w:sz w:val="24"/>
                <w:szCs w:val="24"/>
                <w:lang w:val="en-US" w:eastAsia="en-US"/>
              </w:rPr>
            </w:pPr>
            <w:r>
              <w:rPr>
                <w:rFonts w:ascii="Times New Roman" w:hAnsi="Times New Roman"/>
                <w:sz w:val="24"/>
                <w:szCs w:val="24"/>
                <w:lang w:val="en-US" w:eastAsia="en-US"/>
              </w:rPr>
              <w:t>.018</w:t>
            </w:r>
          </w:p>
        </w:tc>
        <w:tc>
          <w:tcPr>
            <w:tcW w:w="510" w:type="pct"/>
            <w:gridSpan w:val="2"/>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jc w:val="center"/>
              <w:rPr>
                <w:rFonts w:ascii="Times New Roman" w:hAnsi="Times New Roman"/>
                <w:sz w:val="24"/>
                <w:szCs w:val="24"/>
                <w:lang w:val="en-US" w:eastAsia="en-US"/>
              </w:rPr>
            </w:pPr>
            <w:r>
              <w:rPr>
                <w:rFonts w:ascii="Times New Roman" w:hAnsi="Times New Roman"/>
                <w:sz w:val="24"/>
                <w:szCs w:val="24"/>
                <w:lang w:val="en-US" w:eastAsia="en-US"/>
              </w:rPr>
              <w:t>0.31</w:t>
            </w:r>
          </w:p>
        </w:tc>
        <w:tc>
          <w:tcPr>
            <w:tcW w:w="144" w:type="pct"/>
            <w:tcBorders>
              <w:top w:val="nil"/>
              <w:left w:val="nil"/>
              <w:bottom w:val="nil"/>
              <w:right w:val="nil"/>
            </w:tcBorders>
            <w:shd w:val="clear" w:color="auto" w:fill="FFFFFF"/>
          </w:tcPr>
          <w:p w:rsidR="003D1C30" w:rsidRDefault="003D1C30" w:rsidP="003D1C30">
            <w:pPr>
              <w:autoSpaceDE w:val="0"/>
              <w:autoSpaceDN w:val="0"/>
              <w:adjustRightInd w:val="0"/>
              <w:ind w:left="60" w:right="60"/>
              <w:jc w:val="center"/>
              <w:rPr>
                <w:color w:val="000000"/>
              </w:rPr>
            </w:pPr>
          </w:p>
        </w:tc>
        <w:tc>
          <w:tcPr>
            <w:tcW w:w="578" w:type="pct"/>
            <w:gridSpan w:val="2"/>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jc w:val="center"/>
              <w:rPr>
                <w:rFonts w:ascii="Times New Roman" w:hAnsi="Times New Roman"/>
                <w:sz w:val="24"/>
                <w:szCs w:val="24"/>
                <w:lang w:val="en-US" w:eastAsia="en-US"/>
              </w:rPr>
            </w:pPr>
            <w:r>
              <w:rPr>
                <w:rFonts w:ascii="Times New Roman" w:hAnsi="Times New Roman"/>
                <w:sz w:val="24"/>
                <w:szCs w:val="24"/>
                <w:lang w:val="en-US" w:eastAsia="en-US"/>
              </w:rPr>
              <w:t>.000</w:t>
            </w:r>
          </w:p>
        </w:tc>
        <w:tc>
          <w:tcPr>
            <w:tcW w:w="725" w:type="pct"/>
            <w:gridSpan w:val="2"/>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jc w:val="center"/>
              <w:rPr>
                <w:rFonts w:ascii="Times New Roman" w:hAnsi="Times New Roman"/>
                <w:sz w:val="24"/>
                <w:szCs w:val="24"/>
                <w:lang w:val="en-US" w:eastAsia="en-US"/>
              </w:rPr>
            </w:pPr>
            <w:r>
              <w:rPr>
                <w:rFonts w:ascii="Times New Roman" w:hAnsi="Times New Roman"/>
                <w:sz w:val="24"/>
                <w:szCs w:val="24"/>
                <w:lang w:val="en-US" w:eastAsia="en-US"/>
              </w:rPr>
              <w:t>.016</w:t>
            </w:r>
          </w:p>
        </w:tc>
        <w:tc>
          <w:tcPr>
            <w:tcW w:w="790" w:type="pct"/>
            <w:gridSpan w:val="2"/>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jc w:val="center"/>
              <w:rPr>
                <w:rFonts w:ascii="Times New Roman" w:hAnsi="Times New Roman"/>
                <w:sz w:val="24"/>
                <w:szCs w:val="24"/>
                <w:lang w:val="en-US" w:eastAsia="en-US"/>
              </w:rPr>
            </w:pPr>
            <w:r>
              <w:rPr>
                <w:rFonts w:ascii="Times New Roman" w:hAnsi="Times New Roman"/>
                <w:sz w:val="24"/>
                <w:szCs w:val="24"/>
                <w:lang w:val="en-US" w:eastAsia="en-US"/>
              </w:rPr>
              <w:t>.03</w:t>
            </w:r>
          </w:p>
        </w:tc>
      </w:tr>
      <w:tr w:rsidR="003D1C30" w:rsidTr="003D1C30">
        <w:trPr>
          <w:gridAfter w:val="1"/>
          <w:wAfter w:w="429" w:type="pct"/>
          <w:cantSplit/>
          <w:trHeight w:val="330"/>
        </w:trPr>
        <w:tc>
          <w:tcPr>
            <w:tcW w:w="821" w:type="pct"/>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ind w:firstLine="0"/>
              <w:rPr>
                <w:rFonts w:ascii="Times New Roman" w:hAnsi="Times New Roman"/>
                <w:sz w:val="24"/>
                <w:szCs w:val="24"/>
                <w:lang w:val="en-US" w:eastAsia="en-US"/>
              </w:rPr>
            </w:pPr>
            <w:r>
              <w:rPr>
                <w:rFonts w:ascii="Times New Roman" w:hAnsi="Times New Roman"/>
                <w:sz w:val="24"/>
                <w:szCs w:val="24"/>
                <w:lang w:val="en-US" w:eastAsia="en-US"/>
              </w:rPr>
              <w:t>Age</w:t>
            </w:r>
          </w:p>
        </w:tc>
        <w:tc>
          <w:tcPr>
            <w:tcW w:w="291" w:type="pct"/>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ind w:firstLine="0"/>
              <w:rPr>
                <w:rFonts w:ascii="Times New Roman" w:hAnsi="Times New Roman"/>
                <w:sz w:val="24"/>
                <w:szCs w:val="24"/>
                <w:lang w:val="en-US" w:eastAsia="en-US"/>
              </w:rPr>
            </w:pPr>
            <w:r>
              <w:rPr>
                <w:rFonts w:ascii="Times New Roman" w:hAnsi="Times New Roman"/>
                <w:sz w:val="24"/>
                <w:szCs w:val="24"/>
                <w:lang w:val="en-US" w:eastAsia="en-US"/>
              </w:rPr>
              <w:t>.010</w:t>
            </w:r>
          </w:p>
        </w:tc>
        <w:tc>
          <w:tcPr>
            <w:tcW w:w="712" w:type="pct"/>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jc w:val="center"/>
              <w:rPr>
                <w:rFonts w:ascii="Times New Roman" w:hAnsi="Times New Roman"/>
                <w:sz w:val="24"/>
                <w:szCs w:val="24"/>
                <w:lang w:val="en-US" w:eastAsia="en-US"/>
              </w:rPr>
            </w:pPr>
            <w:r>
              <w:rPr>
                <w:rFonts w:ascii="Times New Roman" w:hAnsi="Times New Roman"/>
                <w:sz w:val="24"/>
                <w:szCs w:val="24"/>
                <w:lang w:val="en-US" w:eastAsia="en-US"/>
              </w:rPr>
              <w:t>.006</w:t>
            </w:r>
          </w:p>
        </w:tc>
        <w:tc>
          <w:tcPr>
            <w:tcW w:w="510" w:type="pct"/>
            <w:gridSpan w:val="2"/>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jc w:val="center"/>
              <w:rPr>
                <w:rFonts w:ascii="Times New Roman" w:hAnsi="Times New Roman"/>
                <w:sz w:val="24"/>
                <w:szCs w:val="24"/>
                <w:lang w:val="en-US" w:eastAsia="en-US"/>
              </w:rPr>
            </w:pPr>
            <w:r>
              <w:rPr>
                <w:rFonts w:ascii="Times New Roman" w:hAnsi="Times New Roman"/>
                <w:sz w:val="24"/>
                <w:szCs w:val="24"/>
                <w:lang w:val="en-US" w:eastAsia="en-US"/>
              </w:rPr>
              <w:t>1.77</w:t>
            </w:r>
          </w:p>
        </w:tc>
        <w:tc>
          <w:tcPr>
            <w:tcW w:w="144" w:type="pct"/>
            <w:tcBorders>
              <w:top w:val="nil"/>
              <w:left w:val="nil"/>
              <w:bottom w:val="nil"/>
              <w:right w:val="nil"/>
            </w:tcBorders>
            <w:shd w:val="clear" w:color="auto" w:fill="FFFFFF"/>
          </w:tcPr>
          <w:p w:rsidR="003D1C30" w:rsidRDefault="003D1C30" w:rsidP="003D1C30">
            <w:pPr>
              <w:autoSpaceDE w:val="0"/>
              <w:autoSpaceDN w:val="0"/>
              <w:adjustRightInd w:val="0"/>
              <w:ind w:left="60" w:right="60"/>
              <w:jc w:val="center"/>
              <w:rPr>
                <w:color w:val="000000"/>
              </w:rPr>
            </w:pPr>
          </w:p>
        </w:tc>
        <w:tc>
          <w:tcPr>
            <w:tcW w:w="578" w:type="pct"/>
            <w:gridSpan w:val="2"/>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jc w:val="center"/>
              <w:rPr>
                <w:rFonts w:ascii="Times New Roman" w:hAnsi="Times New Roman"/>
                <w:sz w:val="24"/>
                <w:szCs w:val="24"/>
                <w:lang w:val="en-US" w:eastAsia="en-US"/>
              </w:rPr>
            </w:pPr>
            <w:r>
              <w:rPr>
                <w:rFonts w:ascii="Times New Roman" w:hAnsi="Times New Roman"/>
                <w:sz w:val="24"/>
                <w:szCs w:val="24"/>
                <w:lang w:val="en-US" w:eastAsia="en-US"/>
              </w:rPr>
              <w:t>-.009</w:t>
            </w:r>
          </w:p>
        </w:tc>
        <w:tc>
          <w:tcPr>
            <w:tcW w:w="725" w:type="pct"/>
            <w:gridSpan w:val="2"/>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jc w:val="center"/>
              <w:rPr>
                <w:rFonts w:ascii="Times New Roman" w:hAnsi="Times New Roman"/>
                <w:sz w:val="24"/>
                <w:szCs w:val="24"/>
                <w:lang w:val="en-US" w:eastAsia="en-US"/>
              </w:rPr>
            </w:pPr>
            <w:r>
              <w:rPr>
                <w:rFonts w:ascii="Times New Roman" w:hAnsi="Times New Roman"/>
                <w:sz w:val="24"/>
                <w:szCs w:val="24"/>
                <w:lang w:val="en-US" w:eastAsia="en-US"/>
              </w:rPr>
              <w:t>.005</w:t>
            </w:r>
          </w:p>
        </w:tc>
        <w:tc>
          <w:tcPr>
            <w:tcW w:w="790" w:type="pct"/>
            <w:gridSpan w:val="2"/>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jc w:val="center"/>
              <w:rPr>
                <w:rFonts w:ascii="Times New Roman" w:hAnsi="Times New Roman"/>
                <w:sz w:val="24"/>
                <w:szCs w:val="24"/>
                <w:lang w:val="en-US" w:eastAsia="en-US"/>
              </w:rPr>
            </w:pPr>
            <w:r>
              <w:rPr>
                <w:rFonts w:ascii="Times New Roman" w:hAnsi="Times New Roman"/>
                <w:sz w:val="24"/>
                <w:szCs w:val="24"/>
                <w:lang w:val="en-US" w:eastAsia="en-US"/>
              </w:rPr>
              <w:t>-1.81</w:t>
            </w:r>
          </w:p>
        </w:tc>
      </w:tr>
      <w:tr w:rsidR="003D1C30" w:rsidTr="003D1C30">
        <w:trPr>
          <w:gridAfter w:val="1"/>
          <w:wAfter w:w="429" w:type="pct"/>
          <w:cantSplit/>
          <w:trHeight w:val="330"/>
        </w:trPr>
        <w:tc>
          <w:tcPr>
            <w:tcW w:w="821" w:type="pct"/>
            <w:tcBorders>
              <w:top w:val="nil"/>
              <w:left w:val="nil"/>
              <w:bottom w:val="single" w:sz="4" w:space="0" w:color="000000"/>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ind w:firstLine="0"/>
              <w:rPr>
                <w:rFonts w:ascii="Times New Roman" w:hAnsi="Times New Roman"/>
                <w:sz w:val="24"/>
                <w:szCs w:val="24"/>
                <w:lang w:val="en-US" w:eastAsia="en-US"/>
              </w:rPr>
            </w:pPr>
            <w:r>
              <w:rPr>
                <w:rFonts w:ascii="Times New Roman" w:hAnsi="Times New Roman"/>
                <w:sz w:val="24"/>
                <w:szCs w:val="24"/>
                <w:lang w:val="en-US" w:eastAsia="en-US"/>
              </w:rPr>
              <w:t>Gender neutral toys</w:t>
            </w:r>
          </w:p>
        </w:tc>
        <w:tc>
          <w:tcPr>
            <w:tcW w:w="291" w:type="pct"/>
            <w:tcBorders>
              <w:top w:val="nil"/>
              <w:left w:val="nil"/>
              <w:bottom w:val="single" w:sz="4" w:space="0" w:color="000000"/>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ind w:firstLine="0"/>
              <w:rPr>
                <w:rFonts w:ascii="Times New Roman" w:hAnsi="Times New Roman"/>
                <w:sz w:val="24"/>
                <w:szCs w:val="24"/>
                <w:lang w:val="en-US" w:eastAsia="en-US"/>
              </w:rPr>
            </w:pPr>
            <w:r>
              <w:rPr>
                <w:rFonts w:ascii="Times New Roman" w:hAnsi="Times New Roman"/>
                <w:sz w:val="24"/>
                <w:szCs w:val="24"/>
                <w:lang w:val="en-US" w:eastAsia="en-US"/>
              </w:rPr>
              <w:t>-.250</w:t>
            </w:r>
          </w:p>
        </w:tc>
        <w:tc>
          <w:tcPr>
            <w:tcW w:w="712" w:type="pct"/>
            <w:tcBorders>
              <w:top w:val="nil"/>
              <w:left w:val="nil"/>
              <w:bottom w:val="single" w:sz="4" w:space="0" w:color="000000"/>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jc w:val="center"/>
              <w:rPr>
                <w:rFonts w:ascii="Times New Roman" w:hAnsi="Times New Roman"/>
                <w:sz w:val="24"/>
                <w:szCs w:val="24"/>
                <w:lang w:val="en-US" w:eastAsia="en-US"/>
              </w:rPr>
            </w:pPr>
            <w:r>
              <w:rPr>
                <w:rFonts w:ascii="Times New Roman" w:hAnsi="Times New Roman"/>
                <w:sz w:val="24"/>
                <w:szCs w:val="24"/>
                <w:lang w:val="en-US" w:eastAsia="en-US"/>
              </w:rPr>
              <w:t>.471</w:t>
            </w:r>
          </w:p>
        </w:tc>
        <w:tc>
          <w:tcPr>
            <w:tcW w:w="510" w:type="pct"/>
            <w:gridSpan w:val="2"/>
            <w:tcBorders>
              <w:top w:val="nil"/>
              <w:left w:val="nil"/>
              <w:bottom w:val="single" w:sz="4" w:space="0" w:color="000000"/>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jc w:val="center"/>
              <w:rPr>
                <w:rFonts w:ascii="Times New Roman" w:hAnsi="Times New Roman"/>
                <w:sz w:val="24"/>
                <w:szCs w:val="24"/>
                <w:lang w:val="en-US" w:eastAsia="en-US"/>
              </w:rPr>
            </w:pPr>
            <w:r>
              <w:rPr>
                <w:rFonts w:ascii="Times New Roman" w:hAnsi="Times New Roman"/>
                <w:sz w:val="24"/>
                <w:szCs w:val="24"/>
                <w:lang w:val="en-US" w:eastAsia="en-US"/>
              </w:rPr>
              <w:t>-0.53</w:t>
            </w:r>
          </w:p>
        </w:tc>
        <w:tc>
          <w:tcPr>
            <w:tcW w:w="144" w:type="pct"/>
            <w:tcBorders>
              <w:top w:val="nil"/>
              <w:left w:val="nil"/>
              <w:bottom w:val="single" w:sz="4" w:space="0" w:color="000000"/>
              <w:right w:val="nil"/>
            </w:tcBorders>
            <w:shd w:val="clear" w:color="auto" w:fill="FFFFFF"/>
          </w:tcPr>
          <w:p w:rsidR="003D1C30" w:rsidRDefault="003D1C30" w:rsidP="003D1C30">
            <w:pPr>
              <w:autoSpaceDE w:val="0"/>
              <w:autoSpaceDN w:val="0"/>
              <w:adjustRightInd w:val="0"/>
              <w:ind w:left="60" w:right="60"/>
              <w:jc w:val="center"/>
              <w:rPr>
                <w:color w:val="000000"/>
              </w:rPr>
            </w:pPr>
          </w:p>
        </w:tc>
        <w:tc>
          <w:tcPr>
            <w:tcW w:w="578" w:type="pct"/>
            <w:gridSpan w:val="2"/>
            <w:tcBorders>
              <w:top w:val="nil"/>
              <w:left w:val="nil"/>
              <w:bottom w:val="single" w:sz="4" w:space="0" w:color="000000"/>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jc w:val="center"/>
              <w:rPr>
                <w:rFonts w:ascii="Times New Roman" w:hAnsi="Times New Roman"/>
                <w:sz w:val="24"/>
                <w:szCs w:val="24"/>
                <w:lang w:val="en-US" w:eastAsia="en-US"/>
              </w:rPr>
            </w:pPr>
            <w:r>
              <w:rPr>
                <w:rFonts w:ascii="Times New Roman" w:hAnsi="Times New Roman"/>
                <w:sz w:val="24"/>
                <w:szCs w:val="24"/>
                <w:lang w:val="en-US" w:eastAsia="en-US"/>
              </w:rPr>
              <w:t>-1.722</w:t>
            </w:r>
          </w:p>
        </w:tc>
        <w:tc>
          <w:tcPr>
            <w:tcW w:w="725" w:type="pct"/>
            <w:gridSpan w:val="2"/>
            <w:tcBorders>
              <w:top w:val="nil"/>
              <w:left w:val="nil"/>
              <w:bottom w:val="single" w:sz="4" w:space="0" w:color="000000"/>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jc w:val="center"/>
              <w:rPr>
                <w:rFonts w:ascii="Times New Roman" w:hAnsi="Times New Roman"/>
                <w:sz w:val="24"/>
                <w:szCs w:val="24"/>
                <w:lang w:val="en-US" w:eastAsia="en-US"/>
              </w:rPr>
            </w:pPr>
            <w:r>
              <w:rPr>
                <w:rFonts w:ascii="Times New Roman" w:hAnsi="Times New Roman"/>
                <w:sz w:val="24"/>
                <w:szCs w:val="24"/>
                <w:lang w:val="en-US" w:eastAsia="en-US"/>
              </w:rPr>
              <w:t>.844</w:t>
            </w:r>
          </w:p>
        </w:tc>
        <w:tc>
          <w:tcPr>
            <w:tcW w:w="790" w:type="pct"/>
            <w:gridSpan w:val="2"/>
            <w:tcBorders>
              <w:top w:val="nil"/>
              <w:left w:val="nil"/>
              <w:bottom w:val="single" w:sz="4" w:space="0" w:color="000000"/>
              <w:right w:val="nil"/>
            </w:tcBorders>
            <w:shd w:val="clear" w:color="auto" w:fill="FFFFFF"/>
            <w:tcMar>
              <w:top w:w="0" w:type="dxa"/>
              <w:left w:w="0" w:type="dxa"/>
              <w:bottom w:w="0" w:type="dxa"/>
              <w:right w:w="0" w:type="dxa"/>
            </w:tcMar>
            <w:hideMark/>
          </w:tcPr>
          <w:p w:rsidR="003D1C30" w:rsidRDefault="003D1C30" w:rsidP="003D1C30">
            <w:pPr>
              <w:pStyle w:val="TableNormalParagraph"/>
              <w:spacing w:after="200" w:line="240" w:lineRule="auto"/>
              <w:jc w:val="center"/>
              <w:rPr>
                <w:rFonts w:ascii="Times New Roman" w:hAnsi="Times New Roman"/>
                <w:sz w:val="24"/>
                <w:szCs w:val="24"/>
                <w:lang w:val="en-US" w:eastAsia="en-US"/>
              </w:rPr>
            </w:pPr>
            <w:r>
              <w:rPr>
                <w:rFonts w:ascii="Times New Roman" w:hAnsi="Times New Roman"/>
                <w:sz w:val="24"/>
                <w:szCs w:val="24"/>
                <w:lang w:val="en-US" w:eastAsia="en-US"/>
              </w:rPr>
              <w:t>.477</w:t>
            </w:r>
          </w:p>
        </w:tc>
      </w:tr>
    </w:tbl>
    <w:p w:rsidR="003D1C30" w:rsidRPr="00B9341B" w:rsidRDefault="003D1C30" w:rsidP="003D1C30">
      <w:pPr>
        <w:autoSpaceDE w:val="0"/>
        <w:autoSpaceDN w:val="0"/>
        <w:adjustRightInd w:val="0"/>
        <w:ind w:left="60" w:right="60"/>
        <w:rPr>
          <w:sz w:val="20"/>
          <w:szCs w:val="20"/>
        </w:rPr>
      </w:pPr>
      <w:r>
        <w:rPr>
          <w:sz w:val="20"/>
          <w:szCs w:val="20"/>
        </w:rPr>
        <w:t xml:space="preserve">Notes: </w:t>
      </w:r>
      <w:r w:rsidRPr="00B9341B">
        <w:rPr>
          <w:sz w:val="20"/>
          <w:szCs w:val="20"/>
        </w:rPr>
        <w:t xml:space="preserve">* </w:t>
      </w:r>
      <w:r w:rsidRPr="00B9341B">
        <w:rPr>
          <w:i/>
          <w:sz w:val="20"/>
          <w:szCs w:val="20"/>
        </w:rPr>
        <w:t xml:space="preserve">p </w:t>
      </w:r>
      <w:r w:rsidRPr="00B9341B">
        <w:rPr>
          <w:sz w:val="20"/>
          <w:szCs w:val="20"/>
        </w:rPr>
        <w:t xml:space="preserve">&lt; .05, ** </w:t>
      </w:r>
      <w:r w:rsidRPr="00B9341B">
        <w:rPr>
          <w:i/>
          <w:sz w:val="20"/>
          <w:szCs w:val="20"/>
        </w:rPr>
        <w:t xml:space="preserve">p </w:t>
      </w:r>
      <w:r w:rsidRPr="00B9341B">
        <w:rPr>
          <w:sz w:val="20"/>
          <w:szCs w:val="20"/>
        </w:rPr>
        <w:t xml:space="preserve">&lt; .01, *** </w:t>
      </w:r>
      <w:r w:rsidRPr="00B9341B">
        <w:rPr>
          <w:i/>
          <w:sz w:val="20"/>
          <w:szCs w:val="20"/>
        </w:rPr>
        <w:t xml:space="preserve">p </w:t>
      </w:r>
      <w:r w:rsidRPr="00B9341B">
        <w:rPr>
          <w:sz w:val="20"/>
          <w:szCs w:val="20"/>
        </w:rPr>
        <w:t xml:space="preserve">&lt; .001, **** </w:t>
      </w:r>
      <w:r w:rsidRPr="00B9341B">
        <w:rPr>
          <w:i/>
          <w:sz w:val="20"/>
          <w:szCs w:val="20"/>
        </w:rPr>
        <w:t xml:space="preserve">p </w:t>
      </w:r>
      <w:r w:rsidRPr="00B9341B">
        <w:rPr>
          <w:sz w:val="20"/>
          <w:szCs w:val="20"/>
        </w:rPr>
        <w:t>&lt; .0001 (two-tailed).</w:t>
      </w:r>
    </w:p>
    <w:p w:rsidR="003D1C30" w:rsidRDefault="003D1C30" w:rsidP="003D1C30">
      <w:pPr>
        <w:autoSpaceDE w:val="0"/>
        <w:autoSpaceDN w:val="0"/>
        <w:adjustRightInd w:val="0"/>
        <w:ind w:left="60" w:right="60"/>
        <w:rPr>
          <w:rFonts w:eastAsia="Times New Roman"/>
          <w:sz w:val="20"/>
          <w:szCs w:val="20"/>
        </w:rPr>
      </w:pPr>
      <w:r>
        <w:rPr>
          <w:sz w:val="20"/>
          <w:szCs w:val="20"/>
        </w:rPr>
        <w:t>Presence = presence of parent (</w:t>
      </w:r>
      <w:r>
        <w:rPr>
          <w:rFonts w:eastAsia="Times New Roman"/>
          <w:sz w:val="20"/>
          <w:szCs w:val="20"/>
        </w:rPr>
        <w:t xml:space="preserve">1= absent; 2 = minimal interaction; 3= moderate or full interaction); Setting = location of study (1= home; 2 = lab; 3 = nursery); Country = Gender Inequality Index, a measure of how gender-egalitarian the country was at the time the study took place; Publication years = years since publication of the study: </w:t>
      </w:r>
      <w:r>
        <w:rPr>
          <w:sz w:val="20"/>
          <w:szCs w:val="20"/>
        </w:rPr>
        <w:t xml:space="preserve">Age = age of group in months; </w:t>
      </w:r>
      <w:r>
        <w:rPr>
          <w:rFonts w:eastAsia="Times New Roman"/>
          <w:sz w:val="20"/>
          <w:szCs w:val="20"/>
        </w:rPr>
        <w:t>Gender neutral toys = whether or not ‘gender–neutral’ as well as ‘gender-typed’ toys were included in the study as stimuli.</w:t>
      </w:r>
    </w:p>
    <w:p w:rsidR="003D1C30" w:rsidRDefault="003D1C30" w:rsidP="003D1C30">
      <w:pPr>
        <w:spacing w:line="480" w:lineRule="auto"/>
      </w:pPr>
      <w:r>
        <w:br w:type="page"/>
      </w:r>
    </w:p>
    <w:p w:rsidR="003D1C30" w:rsidRDefault="003D1C30" w:rsidP="003D1C30">
      <w:pPr>
        <w:autoSpaceDE w:val="0"/>
        <w:autoSpaceDN w:val="0"/>
        <w:adjustRightInd w:val="0"/>
        <w:spacing w:line="480" w:lineRule="auto"/>
        <w:ind w:left="60" w:right="60"/>
      </w:pPr>
    </w:p>
    <w:p w:rsidR="003D1C30" w:rsidRDefault="003D1C30" w:rsidP="003D1C30">
      <w:pPr>
        <w:pStyle w:val="NoSpacing"/>
        <w:ind w:firstLine="0"/>
        <w:jc w:val="both"/>
        <w:rPr>
          <w:rFonts w:ascii="Times New Roman" w:hAnsi="Times New Roman"/>
          <w:sz w:val="24"/>
          <w:szCs w:val="24"/>
        </w:rPr>
      </w:pPr>
      <w:proofErr w:type="gramStart"/>
      <w:r>
        <w:rPr>
          <w:rFonts w:ascii="Times New Roman" w:hAnsi="Times New Roman"/>
          <w:b/>
          <w:sz w:val="24"/>
          <w:szCs w:val="24"/>
        </w:rPr>
        <w:t>Table 5.</w:t>
      </w:r>
      <w:proofErr w:type="gramEnd"/>
      <w:r>
        <w:rPr>
          <w:rFonts w:ascii="Times New Roman" w:hAnsi="Times New Roman"/>
          <w:sz w:val="24"/>
          <w:szCs w:val="24"/>
        </w:rPr>
        <w:t xml:space="preserve"> </w:t>
      </w:r>
    </w:p>
    <w:p w:rsidR="003D1C30" w:rsidRPr="002C43CC" w:rsidRDefault="003D1C30" w:rsidP="003D1C30">
      <w:pPr>
        <w:pStyle w:val="Default"/>
        <w:ind w:firstLine="0"/>
        <w:rPr>
          <w:rStyle w:val="CommentReference"/>
          <w:rFonts w:ascii="Calibri" w:hAnsi="Calibri" w:cs="Times New Roman"/>
          <w:color w:val="auto"/>
          <w:lang w:val="en-GB"/>
        </w:rPr>
      </w:pPr>
      <w:r w:rsidRPr="002C43CC">
        <w:rPr>
          <w:rFonts w:ascii="Times New Roman" w:hAnsi="Times New Roman"/>
          <w:lang w:eastAsia="en-GB"/>
        </w:rPr>
        <w:t>Spearman’s (</w:t>
      </w:r>
      <w:proofErr w:type="spellStart"/>
      <w:r w:rsidRPr="002C43CC">
        <w:rPr>
          <w:rFonts w:ascii="Times New Roman" w:hAnsi="Times New Roman"/>
        </w:rPr>
        <w:t>b</w:t>
      </w:r>
      <w:r w:rsidRPr="002C43CC">
        <w:rPr>
          <w:rFonts w:ascii="Times New Roman" w:hAnsi="Times New Roman"/>
          <w:lang w:eastAsia="en-GB"/>
        </w:rPr>
        <w:t>ivariate</w:t>
      </w:r>
      <w:proofErr w:type="spellEnd"/>
      <w:r w:rsidRPr="002C43CC">
        <w:rPr>
          <w:rFonts w:ascii="Times New Roman" w:hAnsi="Times New Roman"/>
          <w:lang w:eastAsia="en-GB"/>
        </w:rPr>
        <w:t xml:space="preserve">) correlations between eligible predictors and the </w:t>
      </w:r>
      <w:r w:rsidRPr="002C43CC">
        <w:rPr>
          <w:rFonts w:ascii="Times New Roman" w:hAnsi="Times New Roman"/>
          <w:lang w:val="en-GB"/>
        </w:rPr>
        <w:t xml:space="preserve">percentage of </w:t>
      </w:r>
      <w:r w:rsidRPr="002C43CC">
        <w:rPr>
          <w:rFonts w:ascii="Times New Roman" w:hAnsi="Times New Roman"/>
        </w:rPr>
        <w:t>time played with ‘male-typed’ toys for boys (N = 27) and girls (N = 27).</w:t>
      </w:r>
    </w:p>
    <w:p w:rsidR="003D1C30" w:rsidRDefault="003D1C30" w:rsidP="003D1C30">
      <w:pPr>
        <w:pStyle w:val="NoSpacing"/>
        <w:ind w:firstLine="0"/>
        <w:jc w:val="both"/>
        <w:rPr>
          <w:rFonts w:ascii="Times New Roman" w:hAnsi="Times New Roman"/>
          <w:sz w:val="24"/>
          <w:szCs w:val="24"/>
        </w:rPr>
      </w:pPr>
    </w:p>
    <w:p w:rsidR="003D1C30" w:rsidRDefault="003D1C30" w:rsidP="003D1C30">
      <w:pPr>
        <w:pStyle w:val="NoSpacing"/>
        <w:jc w:val="both"/>
        <w:rPr>
          <w:rFonts w:ascii="Times New Roman" w:hAnsi="Times New Roman"/>
          <w:sz w:val="24"/>
          <w:szCs w:val="24"/>
          <w:lang w:eastAsia="en-GB"/>
        </w:rPr>
      </w:pPr>
    </w:p>
    <w:tbl>
      <w:tblPr>
        <w:tblW w:w="5064" w:type="pct"/>
        <w:tblLayout w:type="fixed"/>
        <w:tblCellMar>
          <w:left w:w="0" w:type="dxa"/>
          <w:right w:w="0" w:type="dxa"/>
        </w:tblCellMar>
        <w:tblLook w:val="04A0"/>
      </w:tblPr>
      <w:tblGrid>
        <w:gridCol w:w="1364"/>
        <w:gridCol w:w="1825"/>
        <w:gridCol w:w="1825"/>
        <w:gridCol w:w="1825"/>
        <w:gridCol w:w="1825"/>
        <w:gridCol w:w="1825"/>
        <w:gridCol w:w="1824"/>
        <w:gridCol w:w="1824"/>
      </w:tblGrid>
      <w:tr w:rsidR="003D1C30" w:rsidTr="003D1C30">
        <w:trPr>
          <w:cantSplit/>
          <w:trHeight w:val="591"/>
        </w:trPr>
        <w:tc>
          <w:tcPr>
            <w:tcW w:w="482" w:type="pct"/>
            <w:tcBorders>
              <w:top w:val="single" w:sz="4" w:space="0" w:color="auto"/>
              <w:left w:val="nil"/>
              <w:bottom w:val="single" w:sz="4" w:space="0" w:color="auto"/>
              <w:right w:val="nil"/>
            </w:tcBorders>
            <w:shd w:val="clear" w:color="auto" w:fill="FFFFFF"/>
          </w:tcPr>
          <w:p w:rsidR="003D1C30" w:rsidRDefault="003D1C30" w:rsidP="003D1C30">
            <w:pPr>
              <w:autoSpaceDE w:val="0"/>
              <w:autoSpaceDN w:val="0"/>
              <w:adjustRightInd w:val="0"/>
              <w:spacing w:line="480" w:lineRule="auto"/>
              <w:jc w:val="center"/>
              <w:rPr>
                <w:b/>
                <w:color w:val="000000"/>
              </w:rPr>
            </w:pPr>
          </w:p>
        </w:tc>
        <w:tc>
          <w:tcPr>
            <w:tcW w:w="645" w:type="pct"/>
            <w:tcBorders>
              <w:top w:val="single" w:sz="4" w:space="0" w:color="auto"/>
              <w:left w:val="nil"/>
              <w:bottom w:val="single" w:sz="4" w:space="0" w:color="auto"/>
              <w:right w:val="nil"/>
            </w:tcBorders>
            <w:shd w:val="clear" w:color="auto" w:fill="FFFFFF"/>
          </w:tcPr>
          <w:p w:rsidR="003D1C30" w:rsidRDefault="003D1C30" w:rsidP="003D1C30">
            <w:pPr>
              <w:autoSpaceDE w:val="0"/>
              <w:autoSpaceDN w:val="0"/>
              <w:adjustRightInd w:val="0"/>
              <w:spacing w:line="480" w:lineRule="auto"/>
              <w:jc w:val="center"/>
              <w:rPr>
                <w:b/>
                <w:color w:val="000000"/>
              </w:rPr>
            </w:pPr>
          </w:p>
          <w:p w:rsidR="003D1C30" w:rsidRDefault="003D1C30" w:rsidP="003D1C30">
            <w:pPr>
              <w:autoSpaceDE w:val="0"/>
              <w:autoSpaceDN w:val="0"/>
              <w:adjustRightInd w:val="0"/>
              <w:spacing w:line="480" w:lineRule="auto"/>
              <w:jc w:val="center"/>
              <w:rPr>
                <w:b/>
                <w:color w:val="000000"/>
              </w:rPr>
            </w:pPr>
            <w:r>
              <w:rPr>
                <w:b/>
                <w:color w:val="000000"/>
              </w:rPr>
              <w:t>Present</w:t>
            </w:r>
          </w:p>
        </w:tc>
        <w:tc>
          <w:tcPr>
            <w:tcW w:w="645" w:type="pct"/>
            <w:tcBorders>
              <w:top w:val="single" w:sz="4" w:space="0" w:color="auto"/>
              <w:left w:val="nil"/>
              <w:bottom w:val="single" w:sz="4" w:space="0" w:color="auto"/>
              <w:right w:val="nil"/>
            </w:tcBorders>
            <w:shd w:val="clear" w:color="auto" w:fill="FFFFFF"/>
            <w:vAlign w:val="bottom"/>
            <w:hideMark/>
          </w:tcPr>
          <w:p w:rsidR="003D1C30" w:rsidRDefault="003D1C30" w:rsidP="003D1C30">
            <w:pPr>
              <w:autoSpaceDE w:val="0"/>
              <w:autoSpaceDN w:val="0"/>
              <w:adjustRightInd w:val="0"/>
              <w:spacing w:line="480" w:lineRule="auto"/>
              <w:jc w:val="center"/>
              <w:rPr>
                <w:b/>
                <w:color w:val="000000"/>
              </w:rPr>
            </w:pPr>
            <w:r>
              <w:rPr>
                <w:b/>
                <w:color w:val="000000"/>
              </w:rPr>
              <w:t xml:space="preserve"> (GII)</w:t>
            </w:r>
          </w:p>
        </w:tc>
        <w:tc>
          <w:tcPr>
            <w:tcW w:w="645" w:type="pct"/>
            <w:tcBorders>
              <w:top w:val="single" w:sz="4" w:space="0" w:color="auto"/>
              <w:left w:val="nil"/>
              <w:bottom w:val="single" w:sz="4" w:space="0" w:color="auto"/>
              <w:right w:val="nil"/>
            </w:tcBorders>
            <w:shd w:val="clear" w:color="auto" w:fill="FFFFFF"/>
            <w:vAlign w:val="bottom"/>
            <w:hideMark/>
          </w:tcPr>
          <w:p w:rsidR="003D1C30" w:rsidRDefault="003D1C30" w:rsidP="003D1C30">
            <w:pPr>
              <w:autoSpaceDE w:val="0"/>
              <w:autoSpaceDN w:val="0"/>
              <w:adjustRightInd w:val="0"/>
              <w:spacing w:line="480" w:lineRule="auto"/>
              <w:rPr>
                <w:b/>
                <w:color w:val="000000"/>
              </w:rPr>
            </w:pPr>
            <w:r>
              <w:rPr>
                <w:b/>
                <w:color w:val="000000"/>
              </w:rPr>
              <w:t>Publication years</w:t>
            </w:r>
          </w:p>
        </w:tc>
        <w:tc>
          <w:tcPr>
            <w:tcW w:w="645" w:type="pct"/>
            <w:tcBorders>
              <w:top w:val="single" w:sz="4" w:space="0" w:color="auto"/>
              <w:left w:val="nil"/>
              <w:bottom w:val="single" w:sz="4" w:space="0" w:color="auto"/>
              <w:right w:val="nil"/>
            </w:tcBorders>
            <w:shd w:val="clear" w:color="auto" w:fill="FFFFFF"/>
            <w:vAlign w:val="bottom"/>
            <w:hideMark/>
          </w:tcPr>
          <w:p w:rsidR="003D1C30" w:rsidRDefault="003D1C30" w:rsidP="003D1C30">
            <w:pPr>
              <w:autoSpaceDE w:val="0"/>
              <w:autoSpaceDN w:val="0"/>
              <w:adjustRightInd w:val="0"/>
              <w:spacing w:line="480" w:lineRule="auto"/>
              <w:jc w:val="center"/>
              <w:rPr>
                <w:b/>
                <w:color w:val="000000"/>
              </w:rPr>
            </w:pPr>
            <w:r>
              <w:rPr>
                <w:b/>
                <w:color w:val="000000"/>
              </w:rPr>
              <w:t>Age</w:t>
            </w:r>
          </w:p>
        </w:tc>
        <w:tc>
          <w:tcPr>
            <w:tcW w:w="645" w:type="pct"/>
            <w:tcBorders>
              <w:top w:val="single" w:sz="4" w:space="0" w:color="auto"/>
              <w:left w:val="nil"/>
              <w:bottom w:val="single" w:sz="4" w:space="0" w:color="auto"/>
              <w:right w:val="nil"/>
            </w:tcBorders>
            <w:shd w:val="clear" w:color="auto" w:fill="FFFFFF"/>
          </w:tcPr>
          <w:p w:rsidR="003D1C30" w:rsidRPr="0084532B" w:rsidRDefault="003D1C30" w:rsidP="003D1C30">
            <w:pPr>
              <w:autoSpaceDE w:val="0"/>
              <w:autoSpaceDN w:val="0"/>
              <w:adjustRightInd w:val="0"/>
              <w:spacing w:line="480" w:lineRule="auto"/>
              <w:ind w:hanging="11"/>
              <w:jc w:val="center"/>
              <w:rPr>
                <w:b/>
                <w:color w:val="000000"/>
                <w:vertAlign w:val="superscript"/>
              </w:rPr>
            </w:pPr>
            <w:r>
              <w:rPr>
                <w:b/>
                <w:color w:val="000000"/>
              </w:rPr>
              <w:t xml:space="preserve">Home </w:t>
            </w:r>
            <w:proofErr w:type="spellStart"/>
            <w:r>
              <w:rPr>
                <w:b/>
                <w:color w:val="000000"/>
              </w:rPr>
              <w:t>vs</w:t>
            </w:r>
            <w:proofErr w:type="spellEnd"/>
            <w:r>
              <w:rPr>
                <w:b/>
                <w:color w:val="000000"/>
              </w:rPr>
              <w:t xml:space="preserve"> </w:t>
            </w:r>
            <w:proofErr w:type="spellStart"/>
            <w:r>
              <w:rPr>
                <w:b/>
                <w:color w:val="000000"/>
              </w:rPr>
              <w:t>Laboratory</w:t>
            </w:r>
            <w:r>
              <w:rPr>
                <w:b/>
                <w:color w:val="000000"/>
                <w:vertAlign w:val="superscript"/>
              </w:rPr>
              <w:t>a</w:t>
            </w:r>
            <w:proofErr w:type="spellEnd"/>
          </w:p>
        </w:tc>
        <w:tc>
          <w:tcPr>
            <w:tcW w:w="645" w:type="pct"/>
            <w:tcBorders>
              <w:top w:val="single" w:sz="4" w:space="0" w:color="auto"/>
              <w:left w:val="nil"/>
              <w:bottom w:val="single" w:sz="4" w:space="0" w:color="auto"/>
              <w:right w:val="nil"/>
            </w:tcBorders>
            <w:shd w:val="clear" w:color="auto" w:fill="FFFFFF"/>
          </w:tcPr>
          <w:p w:rsidR="003D1C30" w:rsidRDefault="003D1C30" w:rsidP="003D1C30">
            <w:pPr>
              <w:autoSpaceDE w:val="0"/>
              <w:autoSpaceDN w:val="0"/>
              <w:adjustRightInd w:val="0"/>
              <w:spacing w:line="480" w:lineRule="auto"/>
              <w:ind w:firstLine="4"/>
              <w:jc w:val="center"/>
              <w:rPr>
                <w:b/>
                <w:color w:val="000000"/>
              </w:rPr>
            </w:pPr>
            <w:r>
              <w:rPr>
                <w:b/>
                <w:color w:val="000000"/>
              </w:rPr>
              <w:t xml:space="preserve">Nursery </w:t>
            </w:r>
            <w:proofErr w:type="spellStart"/>
            <w:r>
              <w:rPr>
                <w:b/>
                <w:color w:val="000000"/>
              </w:rPr>
              <w:t>vs</w:t>
            </w:r>
            <w:proofErr w:type="spellEnd"/>
            <w:r>
              <w:rPr>
                <w:b/>
                <w:color w:val="000000"/>
              </w:rPr>
              <w:t xml:space="preserve"> </w:t>
            </w:r>
            <w:proofErr w:type="spellStart"/>
            <w:r>
              <w:rPr>
                <w:b/>
                <w:color w:val="000000"/>
              </w:rPr>
              <w:t>Laboratory</w:t>
            </w:r>
            <w:r>
              <w:rPr>
                <w:b/>
                <w:color w:val="000000"/>
                <w:vertAlign w:val="superscript"/>
              </w:rPr>
              <w:t>a</w:t>
            </w:r>
            <w:proofErr w:type="spellEnd"/>
            <w:r>
              <w:rPr>
                <w:b/>
                <w:color w:val="000000"/>
              </w:rPr>
              <w:t xml:space="preserve"> </w:t>
            </w:r>
          </w:p>
        </w:tc>
        <w:tc>
          <w:tcPr>
            <w:tcW w:w="645" w:type="pct"/>
            <w:tcBorders>
              <w:top w:val="single" w:sz="4" w:space="0" w:color="auto"/>
              <w:left w:val="nil"/>
              <w:bottom w:val="single" w:sz="4" w:space="0" w:color="auto"/>
              <w:right w:val="nil"/>
            </w:tcBorders>
            <w:shd w:val="clear" w:color="auto" w:fill="FFFFFF"/>
          </w:tcPr>
          <w:p w:rsidR="003D1C30" w:rsidRDefault="003D1C30" w:rsidP="003D1C30">
            <w:pPr>
              <w:autoSpaceDE w:val="0"/>
              <w:autoSpaceDN w:val="0"/>
              <w:adjustRightInd w:val="0"/>
              <w:spacing w:line="480" w:lineRule="auto"/>
              <w:ind w:firstLine="19"/>
              <w:jc w:val="center"/>
              <w:rPr>
                <w:b/>
                <w:color w:val="000000"/>
              </w:rPr>
            </w:pPr>
            <w:r>
              <w:rPr>
                <w:b/>
                <w:color w:val="000000"/>
              </w:rPr>
              <w:t>Gender-neutral toys</w:t>
            </w:r>
          </w:p>
        </w:tc>
      </w:tr>
      <w:tr w:rsidR="003D1C30" w:rsidTr="003D1C30">
        <w:trPr>
          <w:cantSplit/>
          <w:trHeight w:val="1164"/>
        </w:trPr>
        <w:tc>
          <w:tcPr>
            <w:tcW w:w="482" w:type="pct"/>
            <w:tcBorders>
              <w:top w:val="single" w:sz="4" w:space="0" w:color="auto"/>
              <w:left w:val="nil"/>
              <w:bottom w:val="nil"/>
              <w:right w:val="nil"/>
            </w:tcBorders>
            <w:shd w:val="clear" w:color="auto" w:fill="FFFFFF"/>
          </w:tcPr>
          <w:p w:rsidR="003D1C30" w:rsidRDefault="003D1C30" w:rsidP="003D1C30">
            <w:pPr>
              <w:autoSpaceDE w:val="0"/>
              <w:autoSpaceDN w:val="0"/>
              <w:adjustRightInd w:val="0"/>
              <w:spacing w:line="480" w:lineRule="auto"/>
              <w:ind w:right="60"/>
              <w:rPr>
                <w:color w:val="000000"/>
              </w:rPr>
            </w:pPr>
          </w:p>
          <w:p w:rsidR="003D1C30" w:rsidRDefault="003D1C30" w:rsidP="003D1C30">
            <w:pPr>
              <w:autoSpaceDE w:val="0"/>
              <w:autoSpaceDN w:val="0"/>
              <w:adjustRightInd w:val="0"/>
              <w:spacing w:line="480" w:lineRule="auto"/>
              <w:ind w:left="60" w:right="60"/>
              <w:rPr>
                <w:color w:val="000000"/>
              </w:rPr>
            </w:pPr>
            <w:r>
              <w:rPr>
                <w:color w:val="000000"/>
              </w:rPr>
              <w:t>Boys</w:t>
            </w:r>
          </w:p>
        </w:tc>
        <w:tc>
          <w:tcPr>
            <w:tcW w:w="645" w:type="pct"/>
            <w:tcBorders>
              <w:top w:val="single" w:sz="4" w:space="0" w:color="auto"/>
              <w:left w:val="nil"/>
              <w:bottom w:val="nil"/>
              <w:right w:val="nil"/>
            </w:tcBorders>
            <w:shd w:val="clear" w:color="auto" w:fill="FFFFFF"/>
          </w:tcPr>
          <w:p w:rsidR="003D1C30" w:rsidRDefault="003D1C30" w:rsidP="003D1C30">
            <w:pPr>
              <w:autoSpaceDE w:val="0"/>
              <w:autoSpaceDN w:val="0"/>
              <w:adjustRightInd w:val="0"/>
              <w:spacing w:line="480" w:lineRule="auto"/>
              <w:ind w:left="60" w:right="60"/>
              <w:jc w:val="center"/>
              <w:rPr>
                <w:color w:val="000000"/>
              </w:rPr>
            </w:pPr>
          </w:p>
          <w:p w:rsidR="003D1C30" w:rsidRDefault="003D1C30" w:rsidP="003D1C30">
            <w:pPr>
              <w:autoSpaceDE w:val="0"/>
              <w:autoSpaceDN w:val="0"/>
              <w:adjustRightInd w:val="0"/>
              <w:spacing w:line="480" w:lineRule="auto"/>
              <w:ind w:left="60" w:right="60"/>
              <w:jc w:val="center"/>
              <w:rPr>
                <w:color w:val="000000"/>
              </w:rPr>
            </w:pPr>
            <w:r>
              <w:rPr>
                <w:color w:val="000000"/>
              </w:rPr>
              <w:t>-.168</w:t>
            </w:r>
          </w:p>
        </w:tc>
        <w:tc>
          <w:tcPr>
            <w:tcW w:w="645" w:type="pct"/>
            <w:tcBorders>
              <w:top w:val="single" w:sz="4" w:space="0" w:color="auto"/>
              <w:left w:val="nil"/>
              <w:bottom w:val="nil"/>
              <w:right w:val="nil"/>
            </w:tcBorders>
            <w:shd w:val="clear" w:color="auto" w:fill="FFFFFF"/>
            <w:vAlign w:val="center"/>
          </w:tcPr>
          <w:p w:rsidR="003D1C30" w:rsidRDefault="003D1C30" w:rsidP="003D1C30">
            <w:pPr>
              <w:autoSpaceDE w:val="0"/>
              <w:autoSpaceDN w:val="0"/>
              <w:adjustRightInd w:val="0"/>
              <w:spacing w:line="480" w:lineRule="auto"/>
              <w:ind w:left="60" w:right="60"/>
              <w:jc w:val="center"/>
              <w:rPr>
                <w:color w:val="000000"/>
              </w:rPr>
            </w:pPr>
          </w:p>
          <w:p w:rsidR="003D1C30" w:rsidRDefault="003D1C30" w:rsidP="003D1C30">
            <w:pPr>
              <w:autoSpaceDE w:val="0"/>
              <w:autoSpaceDN w:val="0"/>
              <w:adjustRightInd w:val="0"/>
              <w:spacing w:line="480" w:lineRule="auto"/>
              <w:ind w:left="60" w:right="60"/>
              <w:jc w:val="center"/>
              <w:rPr>
                <w:color w:val="000000"/>
              </w:rPr>
            </w:pPr>
            <w:r>
              <w:rPr>
                <w:color w:val="000000"/>
              </w:rPr>
              <w:t>-.034</w:t>
            </w:r>
          </w:p>
        </w:tc>
        <w:tc>
          <w:tcPr>
            <w:tcW w:w="645" w:type="pct"/>
            <w:tcBorders>
              <w:top w:val="single" w:sz="4" w:space="0" w:color="auto"/>
              <w:left w:val="nil"/>
              <w:bottom w:val="nil"/>
              <w:right w:val="nil"/>
            </w:tcBorders>
            <w:shd w:val="clear" w:color="auto" w:fill="FFFFFF"/>
            <w:vAlign w:val="center"/>
          </w:tcPr>
          <w:p w:rsidR="003D1C30" w:rsidRDefault="003D1C30" w:rsidP="003D1C30">
            <w:pPr>
              <w:autoSpaceDE w:val="0"/>
              <w:autoSpaceDN w:val="0"/>
              <w:adjustRightInd w:val="0"/>
              <w:spacing w:line="480" w:lineRule="auto"/>
              <w:ind w:left="60" w:right="60"/>
              <w:jc w:val="center"/>
              <w:rPr>
                <w:color w:val="000000"/>
              </w:rPr>
            </w:pPr>
          </w:p>
          <w:p w:rsidR="003D1C30" w:rsidRDefault="003D1C30" w:rsidP="003D1C30">
            <w:pPr>
              <w:autoSpaceDE w:val="0"/>
              <w:autoSpaceDN w:val="0"/>
              <w:adjustRightInd w:val="0"/>
              <w:spacing w:line="480" w:lineRule="auto"/>
              <w:ind w:left="60" w:right="60"/>
              <w:jc w:val="center"/>
              <w:rPr>
                <w:color w:val="000000"/>
              </w:rPr>
            </w:pPr>
            <w:r>
              <w:rPr>
                <w:color w:val="000000"/>
              </w:rPr>
              <w:t>.464*</w:t>
            </w:r>
          </w:p>
        </w:tc>
        <w:tc>
          <w:tcPr>
            <w:tcW w:w="645" w:type="pct"/>
            <w:tcBorders>
              <w:top w:val="single" w:sz="4" w:space="0" w:color="auto"/>
              <w:left w:val="nil"/>
              <w:bottom w:val="nil"/>
              <w:right w:val="nil"/>
            </w:tcBorders>
            <w:shd w:val="clear" w:color="auto" w:fill="FFFFFF"/>
            <w:vAlign w:val="center"/>
          </w:tcPr>
          <w:p w:rsidR="003D1C30" w:rsidRDefault="003D1C30" w:rsidP="003D1C30">
            <w:pPr>
              <w:autoSpaceDE w:val="0"/>
              <w:autoSpaceDN w:val="0"/>
              <w:adjustRightInd w:val="0"/>
              <w:spacing w:line="480" w:lineRule="auto"/>
              <w:ind w:left="60" w:right="60"/>
              <w:rPr>
                <w:color w:val="000000"/>
              </w:rPr>
            </w:pPr>
          </w:p>
          <w:p w:rsidR="003D1C30" w:rsidRDefault="003D1C30" w:rsidP="003D1C30">
            <w:pPr>
              <w:autoSpaceDE w:val="0"/>
              <w:autoSpaceDN w:val="0"/>
              <w:adjustRightInd w:val="0"/>
              <w:spacing w:line="480" w:lineRule="auto"/>
              <w:ind w:left="597" w:right="60"/>
              <w:rPr>
                <w:color w:val="000000"/>
              </w:rPr>
            </w:pPr>
            <w:r>
              <w:rPr>
                <w:color w:val="000000"/>
              </w:rPr>
              <w:t xml:space="preserve"> 682</w:t>
            </w:r>
            <w:r>
              <w:rPr>
                <w:color w:val="000000"/>
                <w:vertAlign w:val="superscript"/>
              </w:rPr>
              <w:t>****</w:t>
            </w:r>
          </w:p>
        </w:tc>
        <w:tc>
          <w:tcPr>
            <w:tcW w:w="645" w:type="pct"/>
            <w:tcBorders>
              <w:top w:val="single" w:sz="4" w:space="0" w:color="auto"/>
              <w:left w:val="nil"/>
              <w:bottom w:val="nil"/>
              <w:right w:val="nil"/>
            </w:tcBorders>
            <w:shd w:val="clear" w:color="auto" w:fill="FFFFFF"/>
          </w:tcPr>
          <w:p w:rsidR="003D1C30" w:rsidRDefault="003D1C30" w:rsidP="003D1C30">
            <w:pPr>
              <w:autoSpaceDE w:val="0"/>
              <w:autoSpaceDN w:val="0"/>
              <w:adjustRightInd w:val="0"/>
              <w:spacing w:line="480" w:lineRule="auto"/>
              <w:ind w:left="60" w:right="60"/>
              <w:jc w:val="center"/>
              <w:rPr>
                <w:color w:val="000000"/>
              </w:rPr>
            </w:pPr>
          </w:p>
          <w:p w:rsidR="003D1C30" w:rsidRDefault="003D1C30" w:rsidP="003D1C30">
            <w:pPr>
              <w:autoSpaceDE w:val="0"/>
              <w:autoSpaceDN w:val="0"/>
              <w:adjustRightInd w:val="0"/>
              <w:spacing w:line="480" w:lineRule="auto"/>
              <w:ind w:left="60" w:right="60"/>
              <w:jc w:val="center"/>
              <w:rPr>
                <w:color w:val="000000"/>
              </w:rPr>
            </w:pPr>
            <w:r>
              <w:rPr>
                <w:color w:val="000000"/>
              </w:rPr>
              <w:t>-.456*</w:t>
            </w:r>
          </w:p>
        </w:tc>
        <w:tc>
          <w:tcPr>
            <w:tcW w:w="645" w:type="pct"/>
            <w:tcBorders>
              <w:top w:val="single" w:sz="4" w:space="0" w:color="auto"/>
              <w:left w:val="nil"/>
              <w:bottom w:val="nil"/>
              <w:right w:val="nil"/>
            </w:tcBorders>
            <w:shd w:val="clear" w:color="auto" w:fill="FFFFFF"/>
          </w:tcPr>
          <w:p w:rsidR="003D1C30" w:rsidRDefault="003D1C30" w:rsidP="003D1C30">
            <w:pPr>
              <w:autoSpaceDE w:val="0"/>
              <w:autoSpaceDN w:val="0"/>
              <w:adjustRightInd w:val="0"/>
              <w:spacing w:line="480" w:lineRule="auto"/>
              <w:ind w:left="60" w:right="60"/>
              <w:jc w:val="center"/>
              <w:rPr>
                <w:color w:val="000000"/>
              </w:rPr>
            </w:pPr>
          </w:p>
          <w:p w:rsidR="003D1C30" w:rsidRDefault="003D1C30" w:rsidP="003D1C30">
            <w:pPr>
              <w:autoSpaceDE w:val="0"/>
              <w:autoSpaceDN w:val="0"/>
              <w:adjustRightInd w:val="0"/>
              <w:spacing w:line="480" w:lineRule="auto"/>
              <w:ind w:left="60" w:right="60"/>
              <w:jc w:val="center"/>
              <w:rPr>
                <w:color w:val="000000"/>
              </w:rPr>
            </w:pPr>
            <w:r>
              <w:rPr>
                <w:color w:val="000000"/>
              </w:rPr>
              <w:t>.184</w:t>
            </w:r>
          </w:p>
        </w:tc>
        <w:tc>
          <w:tcPr>
            <w:tcW w:w="645" w:type="pct"/>
            <w:tcBorders>
              <w:top w:val="single" w:sz="4" w:space="0" w:color="auto"/>
              <w:left w:val="nil"/>
              <w:bottom w:val="nil"/>
              <w:right w:val="nil"/>
            </w:tcBorders>
            <w:shd w:val="clear" w:color="auto" w:fill="FFFFFF"/>
          </w:tcPr>
          <w:p w:rsidR="003D1C30" w:rsidRDefault="003D1C30" w:rsidP="003D1C30">
            <w:pPr>
              <w:autoSpaceDE w:val="0"/>
              <w:autoSpaceDN w:val="0"/>
              <w:adjustRightInd w:val="0"/>
              <w:spacing w:line="480" w:lineRule="auto"/>
              <w:ind w:left="60" w:right="60"/>
              <w:jc w:val="center"/>
              <w:rPr>
                <w:color w:val="000000"/>
              </w:rPr>
            </w:pPr>
          </w:p>
          <w:p w:rsidR="003D1C30" w:rsidRDefault="003D1C30" w:rsidP="003D1C30">
            <w:pPr>
              <w:autoSpaceDE w:val="0"/>
              <w:autoSpaceDN w:val="0"/>
              <w:adjustRightInd w:val="0"/>
              <w:spacing w:line="480" w:lineRule="auto"/>
              <w:ind w:left="60" w:right="60"/>
              <w:jc w:val="center"/>
              <w:rPr>
                <w:color w:val="000000"/>
              </w:rPr>
            </w:pPr>
            <w:r>
              <w:rPr>
                <w:color w:val="000000"/>
              </w:rPr>
              <w:t>-.126</w:t>
            </w:r>
          </w:p>
        </w:tc>
      </w:tr>
      <w:tr w:rsidR="003D1C30" w:rsidTr="003D1C30">
        <w:trPr>
          <w:cantSplit/>
        </w:trPr>
        <w:tc>
          <w:tcPr>
            <w:tcW w:w="482" w:type="pct"/>
            <w:tcBorders>
              <w:top w:val="nil"/>
              <w:left w:val="nil"/>
              <w:bottom w:val="single" w:sz="4" w:space="0" w:color="auto"/>
              <w:right w:val="nil"/>
            </w:tcBorders>
            <w:shd w:val="clear" w:color="auto" w:fill="FFFFFF"/>
            <w:hideMark/>
          </w:tcPr>
          <w:p w:rsidR="003D1C30" w:rsidRDefault="003D1C30" w:rsidP="003D1C30">
            <w:pPr>
              <w:autoSpaceDE w:val="0"/>
              <w:autoSpaceDN w:val="0"/>
              <w:adjustRightInd w:val="0"/>
              <w:spacing w:line="480" w:lineRule="auto"/>
              <w:ind w:left="60" w:right="60"/>
              <w:rPr>
                <w:color w:val="000000"/>
              </w:rPr>
            </w:pPr>
            <w:r>
              <w:rPr>
                <w:color w:val="000000"/>
              </w:rPr>
              <w:t>Girls</w:t>
            </w:r>
          </w:p>
        </w:tc>
        <w:tc>
          <w:tcPr>
            <w:tcW w:w="645" w:type="pct"/>
            <w:tcBorders>
              <w:top w:val="nil"/>
              <w:left w:val="nil"/>
              <w:bottom w:val="single" w:sz="4" w:space="0" w:color="auto"/>
              <w:right w:val="nil"/>
            </w:tcBorders>
            <w:shd w:val="clear" w:color="auto" w:fill="FFFFFF"/>
          </w:tcPr>
          <w:p w:rsidR="003D1C30" w:rsidRDefault="003D1C30" w:rsidP="003D1C30">
            <w:pPr>
              <w:autoSpaceDE w:val="0"/>
              <w:autoSpaceDN w:val="0"/>
              <w:adjustRightInd w:val="0"/>
              <w:spacing w:line="480" w:lineRule="auto"/>
              <w:ind w:left="60" w:right="60"/>
              <w:jc w:val="center"/>
              <w:rPr>
                <w:color w:val="000000"/>
              </w:rPr>
            </w:pPr>
            <w:r>
              <w:rPr>
                <w:color w:val="000000"/>
              </w:rPr>
              <w:t>.139</w:t>
            </w:r>
          </w:p>
        </w:tc>
        <w:tc>
          <w:tcPr>
            <w:tcW w:w="645" w:type="pct"/>
            <w:tcBorders>
              <w:top w:val="nil"/>
              <w:left w:val="nil"/>
              <w:bottom w:val="single" w:sz="4" w:space="0" w:color="auto"/>
              <w:right w:val="nil"/>
            </w:tcBorders>
            <w:shd w:val="clear" w:color="auto" w:fill="FFFFFF"/>
            <w:hideMark/>
          </w:tcPr>
          <w:p w:rsidR="003D1C30" w:rsidRDefault="003D1C30" w:rsidP="003D1C30">
            <w:pPr>
              <w:autoSpaceDE w:val="0"/>
              <w:autoSpaceDN w:val="0"/>
              <w:adjustRightInd w:val="0"/>
              <w:spacing w:line="480" w:lineRule="auto"/>
              <w:ind w:left="60" w:right="60"/>
              <w:jc w:val="center"/>
            </w:pPr>
            <w:r>
              <w:rPr>
                <w:color w:val="000000"/>
              </w:rPr>
              <w:t>-.020</w:t>
            </w:r>
          </w:p>
        </w:tc>
        <w:tc>
          <w:tcPr>
            <w:tcW w:w="645" w:type="pct"/>
            <w:tcBorders>
              <w:top w:val="nil"/>
              <w:left w:val="nil"/>
              <w:bottom w:val="single" w:sz="4" w:space="0" w:color="auto"/>
              <w:right w:val="nil"/>
            </w:tcBorders>
            <w:shd w:val="clear" w:color="auto" w:fill="FFFFFF"/>
            <w:vAlign w:val="center"/>
            <w:hideMark/>
          </w:tcPr>
          <w:p w:rsidR="003D1C30" w:rsidRDefault="003D1C30" w:rsidP="003D1C30">
            <w:pPr>
              <w:autoSpaceDE w:val="0"/>
              <w:autoSpaceDN w:val="0"/>
              <w:adjustRightInd w:val="0"/>
              <w:spacing w:line="480" w:lineRule="auto"/>
              <w:ind w:left="60" w:right="60"/>
              <w:jc w:val="center"/>
            </w:pPr>
            <w:r>
              <w:t>.700</w:t>
            </w:r>
            <w:r>
              <w:rPr>
                <w:vertAlign w:val="superscript"/>
              </w:rPr>
              <w:t>****</w:t>
            </w:r>
          </w:p>
        </w:tc>
        <w:tc>
          <w:tcPr>
            <w:tcW w:w="645" w:type="pct"/>
            <w:tcBorders>
              <w:top w:val="nil"/>
              <w:left w:val="nil"/>
              <w:bottom w:val="single" w:sz="4" w:space="0" w:color="auto"/>
              <w:right w:val="nil"/>
            </w:tcBorders>
            <w:shd w:val="clear" w:color="auto" w:fill="FFFFFF"/>
            <w:vAlign w:val="center"/>
            <w:hideMark/>
          </w:tcPr>
          <w:p w:rsidR="003D1C30" w:rsidRDefault="003D1C30" w:rsidP="003D1C30">
            <w:pPr>
              <w:autoSpaceDE w:val="0"/>
              <w:autoSpaceDN w:val="0"/>
              <w:adjustRightInd w:val="0"/>
              <w:spacing w:line="480" w:lineRule="auto"/>
              <w:ind w:left="60" w:right="60" w:firstLine="251"/>
              <w:jc w:val="center"/>
              <w:rPr>
                <w:color w:val="000000"/>
              </w:rPr>
            </w:pPr>
            <w:r>
              <w:rPr>
                <w:color w:val="000000"/>
              </w:rPr>
              <w:t>.176</w:t>
            </w:r>
          </w:p>
        </w:tc>
        <w:tc>
          <w:tcPr>
            <w:tcW w:w="645" w:type="pct"/>
            <w:tcBorders>
              <w:top w:val="nil"/>
              <w:left w:val="nil"/>
              <w:bottom w:val="single" w:sz="4" w:space="0" w:color="auto"/>
              <w:right w:val="nil"/>
            </w:tcBorders>
            <w:shd w:val="clear" w:color="auto" w:fill="FFFFFF"/>
          </w:tcPr>
          <w:p w:rsidR="003D1C30" w:rsidRDefault="003D1C30" w:rsidP="003D1C30">
            <w:pPr>
              <w:autoSpaceDE w:val="0"/>
              <w:autoSpaceDN w:val="0"/>
              <w:adjustRightInd w:val="0"/>
              <w:spacing w:line="480" w:lineRule="auto"/>
              <w:ind w:left="60" w:right="60" w:firstLine="251"/>
              <w:jc w:val="center"/>
              <w:rPr>
                <w:color w:val="000000"/>
              </w:rPr>
            </w:pPr>
            <w:r>
              <w:rPr>
                <w:color w:val="000000"/>
              </w:rPr>
              <w:t>-.228</w:t>
            </w:r>
          </w:p>
        </w:tc>
        <w:tc>
          <w:tcPr>
            <w:tcW w:w="645" w:type="pct"/>
            <w:tcBorders>
              <w:top w:val="nil"/>
              <w:left w:val="nil"/>
              <w:bottom w:val="single" w:sz="4" w:space="0" w:color="auto"/>
              <w:right w:val="nil"/>
            </w:tcBorders>
            <w:shd w:val="clear" w:color="auto" w:fill="FFFFFF"/>
          </w:tcPr>
          <w:p w:rsidR="003D1C30" w:rsidRDefault="003D1C30" w:rsidP="003D1C30">
            <w:pPr>
              <w:autoSpaceDE w:val="0"/>
              <w:autoSpaceDN w:val="0"/>
              <w:adjustRightInd w:val="0"/>
              <w:spacing w:line="480" w:lineRule="auto"/>
              <w:ind w:left="60" w:right="60" w:firstLine="251"/>
              <w:jc w:val="center"/>
              <w:rPr>
                <w:color w:val="000000"/>
              </w:rPr>
            </w:pPr>
            <w:r>
              <w:rPr>
                <w:color w:val="000000"/>
              </w:rPr>
              <w:t>-.065</w:t>
            </w:r>
          </w:p>
        </w:tc>
        <w:tc>
          <w:tcPr>
            <w:tcW w:w="645" w:type="pct"/>
            <w:tcBorders>
              <w:top w:val="nil"/>
              <w:left w:val="nil"/>
              <w:bottom w:val="single" w:sz="4" w:space="0" w:color="auto"/>
              <w:right w:val="nil"/>
            </w:tcBorders>
            <w:shd w:val="clear" w:color="auto" w:fill="FFFFFF"/>
          </w:tcPr>
          <w:p w:rsidR="003D1C30" w:rsidRDefault="003D1C30" w:rsidP="003D1C30">
            <w:pPr>
              <w:autoSpaceDE w:val="0"/>
              <w:autoSpaceDN w:val="0"/>
              <w:adjustRightInd w:val="0"/>
              <w:spacing w:line="480" w:lineRule="auto"/>
              <w:ind w:left="60" w:right="60" w:firstLine="251"/>
              <w:jc w:val="center"/>
              <w:rPr>
                <w:color w:val="000000"/>
              </w:rPr>
            </w:pPr>
            <w:r>
              <w:rPr>
                <w:color w:val="000000"/>
              </w:rPr>
              <w:t>.172</w:t>
            </w:r>
          </w:p>
        </w:tc>
      </w:tr>
    </w:tbl>
    <w:p w:rsidR="003D1C30" w:rsidRDefault="003D1C30" w:rsidP="003D1C30">
      <w:pPr>
        <w:spacing w:line="480" w:lineRule="auto"/>
      </w:pPr>
      <w:r>
        <w:t xml:space="preserve">* </w:t>
      </w:r>
      <w:proofErr w:type="gramStart"/>
      <w:r>
        <w:rPr>
          <w:i/>
        </w:rPr>
        <w:t>p</w:t>
      </w:r>
      <w:proofErr w:type="gramEnd"/>
      <w:r>
        <w:rPr>
          <w:i/>
        </w:rPr>
        <w:t xml:space="preserve"> </w:t>
      </w:r>
      <w:r>
        <w:t xml:space="preserve">&lt; .05, ** </w:t>
      </w:r>
      <w:r>
        <w:rPr>
          <w:i/>
        </w:rPr>
        <w:t xml:space="preserve">p </w:t>
      </w:r>
      <w:r>
        <w:t xml:space="preserve">&lt; .01, *** </w:t>
      </w:r>
      <w:r>
        <w:rPr>
          <w:i/>
        </w:rPr>
        <w:t xml:space="preserve">p </w:t>
      </w:r>
      <w:r>
        <w:t xml:space="preserve">&lt; .001, **** </w:t>
      </w:r>
      <w:r>
        <w:rPr>
          <w:i/>
        </w:rPr>
        <w:t xml:space="preserve">p </w:t>
      </w:r>
      <w:r>
        <w:t>&lt; .0001 (two-tailed).</w:t>
      </w:r>
    </w:p>
    <w:p w:rsidR="003D1C30" w:rsidRDefault="003D1C30" w:rsidP="003D1C30">
      <w:pPr>
        <w:spacing w:line="480" w:lineRule="auto"/>
      </w:pPr>
      <w:r>
        <w:t xml:space="preserve">* </w:t>
      </w:r>
      <w:proofErr w:type="gramStart"/>
      <w:r>
        <w:rPr>
          <w:i/>
        </w:rPr>
        <w:t>p</w:t>
      </w:r>
      <w:proofErr w:type="gramEnd"/>
      <w:r>
        <w:rPr>
          <w:i/>
        </w:rPr>
        <w:t xml:space="preserve"> </w:t>
      </w:r>
      <w:r>
        <w:t xml:space="preserve">&lt; .05, ** </w:t>
      </w:r>
      <w:r>
        <w:rPr>
          <w:i/>
        </w:rPr>
        <w:t xml:space="preserve">p </w:t>
      </w:r>
      <w:r>
        <w:t xml:space="preserve">&lt; .01, *** </w:t>
      </w:r>
      <w:r>
        <w:rPr>
          <w:i/>
        </w:rPr>
        <w:t xml:space="preserve">p </w:t>
      </w:r>
      <w:r>
        <w:t xml:space="preserve">&lt; .001, **** </w:t>
      </w:r>
      <w:r>
        <w:rPr>
          <w:i/>
        </w:rPr>
        <w:t xml:space="preserve">p </w:t>
      </w:r>
      <w:r>
        <w:t>&lt; .0001 (two-tailed).</w:t>
      </w:r>
    </w:p>
    <w:p w:rsidR="003D1C30" w:rsidRDefault="003D1C30" w:rsidP="003D1C30">
      <w:pPr>
        <w:autoSpaceDE w:val="0"/>
        <w:autoSpaceDN w:val="0"/>
        <w:adjustRightInd w:val="0"/>
        <w:spacing w:line="480" w:lineRule="auto"/>
        <w:rPr>
          <w:rFonts w:eastAsia="Times New Roman"/>
          <w:sz w:val="20"/>
          <w:szCs w:val="20"/>
        </w:rPr>
      </w:pPr>
      <w:r>
        <w:rPr>
          <w:sz w:val="20"/>
          <w:szCs w:val="20"/>
        </w:rPr>
        <w:t>Notes: Presence = presence of parent (</w:t>
      </w:r>
      <w:r>
        <w:rPr>
          <w:rFonts w:eastAsia="Times New Roman"/>
          <w:sz w:val="20"/>
          <w:szCs w:val="20"/>
        </w:rPr>
        <w:t xml:space="preserve">1 = absent; 2 = minimal interaction; 3 = moderate or full interaction); Setting = location of study (1 = home; 2 = lab; 3 = nursery); Country = Gender Inequality Index, a measure of how gender-egalitarian the country was at the time the study took place; Publication years = years since publication of the study: </w:t>
      </w:r>
      <w:r>
        <w:rPr>
          <w:sz w:val="20"/>
          <w:szCs w:val="20"/>
        </w:rPr>
        <w:t xml:space="preserve">Age = age of group in months; </w:t>
      </w:r>
      <w:r>
        <w:rPr>
          <w:rFonts w:eastAsia="Times New Roman"/>
          <w:sz w:val="20"/>
          <w:szCs w:val="20"/>
        </w:rPr>
        <w:t>Gender neutral toys = whether or not ‘gender–neutral’ as well as ‘gender-typed’ toys were included in the study as stimuli.</w:t>
      </w:r>
    </w:p>
    <w:p w:rsidR="003D1C30" w:rsidRPr="0084532B" w:rsidRDefault="003D1C30" w:rsidP="003D1C30">
      <w:pPr>
        <w:autoSpaceDE w:val="0"/>
        <w:autoSpaceDN w:val="0"/>
        <w:adjustRightInd w:val="0"/>
        <w:spacing w:line="480" w:lineRule="auto"/>
        <w:rPr>
          <w:sz w:val="20"/>
          <w:szCs w:val="20"/>
        </w:rPr>
      </w:pPr>
      <w:r>
        <w:rPr>
          <w:rFonts w:eastAsia="Times New Roman"/>
          <w:sz w:val="20"/>
          <w:szCs w:val="20"/>
        </w:rPr>
        <w:lastRenderedPageBreak/>
        <w:t>A: in order to not violate the assumptions of the regression the categorical data was split</w:t>
      </w:r>
    </w:p>
    <w:p w:rsidR="003D1C30" w:rsidRDefault="003D1C30" w:rsidP="003D1C30">
      <w:pPr>
        <w:pStyle w:val="Default"/>
        <w:ind w:firstLine="0"/>
        <w:rPr>
          <w:rFonts w:ascii="Times New Roman" w:hAnsi="Times New Roman" w:cs="Times New Roman"/>
          <w:bCs/>
          <w:color w:val="auto"/>
        </w:rPr>
      </w:pPr>
      <w:proofErr w:type="gramStart"/>
      <w:r>
        <w:rPr>
          <w:rFonts w:ascii="Times New Roman" w:hAnsi="Times New Roman" w:cs="Times New Roman"/>
          <w:b/>
          <w:bCs/>
          <w:color w:val="auto"/>
        </w:rPr>
        <w:t>Table 6.</w:t>
      </w:r>
      <w:proofErr w:type="gramEnd"/>
      <w:r>
        <w:rPr>
          <w:rFonts w:ascii="Times New Roman" w:hAnsi="Times New Roman" w:cs="Times New Roman"/>
          <w:bCs/>
          <w:color w:val="auto"/>
        </w:rPr>
        <w:t xml:space="preserve"> </w:t>
      </w:r>
    </w:p>
    <w:p w:rsidR="003D1C30" w:rsidRPr="002C43CC" w:rsidRDefault="003D1C30" w:rsidP="003D1C30">
      <w:pPr>
        <w:pStyle w:val="Default"/>
        <w:ind w:firstLine="0"/>
        <w:rPr>
          <w:rStyle w:val="CommentReference"/>
          <w:rFonts w:ascii="Calibri" w:hAnsi="Calibri"/>
          <w:lang w:val="en-GB"/>
        </w:rPr>
      </w:pPr>
      <w:r w:rsidRPr="002C43CC">
        <w:rPr>
          <w:rFonts w:ascii="Times New Roman" w:hAnsi="Times New Roman" w:cs="Times New Roman"/>
          <w:bCs/>
          <w:color w:val="auto"/>
        </w:rPr>
        <w:t xml:space="preserve">Multiple linear </w:t>
      </w:r>
      <w:proofErr w:type="gramStart"/>
      <w:r w:rsidRPr="002C43CC">
        <w:rPr>
          <w:rFonts w:ascii="Times New Roman" w:hAnsi="Times New Roman" w:cs="Times New Roman"/>
          <w:bCs/>
          <w:color w:val="auto"/>
        </w:rPr>
        <w:t>regression</w:t>
      </w:r>
      <w:proofErr w:type="gramEnd"/>
      <w:r w:rsidRPr="002C43CC">
        <w:rPr>
          <w:rFonts w:ascii="Times New Roman" w:hAnsi="Times New Roman" w:cs="Times New Roman"/>
          <w:bCs/>
          <w:color w:val="auto"/>
        </w:rPr>
        <w:t xml:space="preserve"> for boys (left side) and girls (right side), with </w:t>
      </w:r>
      <w:r w:rsidRPr="002C43CC">
        <w:rPr>
          <w:rFonts w:ascii="Times New Roman" w:hAnsi="Times New Roman" w:cs="Times New Roman"/>
          <w:bCs/>
        </w:rPr>
        <w:t xml:space="preserve">percentage </w:t>
      </w:r>
      <w:r w:rsidRPr="002C43CC">
        <w:rPr>
          <w:rFonts w:ascii="Times New Roman" w:hAnsi="Times New Roman"/>
          <w:bCs/>
        </w:rPr>
        <w:t xml:space="preserve">of </w:t>
      </w:r>
      <w:r w:rsidRPr="002C43CC">
        <w:rPr>
          <w:rFonts w:ascii="Times New Roman" w:hAnsi="Times New Roman" w:cs="Times New Roman"/>
        </w:rPr>
        <w:t>time played with ‘</w:t>
      </w:r>
      <w:r w:rsidRPr="002C43CC">
        <w:rPr>
          <w:rFonts w:ascii="Times New Roman" w:hAnsi="Times New Roman"/>
        </w:rPr>
        <w:t>male-typed’</w:t>
      </w:r>
      <w:r w:rsidRPr="002C43CC">
        <w:rPr>
          <w:rFonts w:ascii="Times New Roman" w:hAnsi="Times New Roman" w:cs="Times New Roman"/>
        </w:rPr>
        <w:t xml:space="preserve"> toys relative to ‘</w:t>
      </w:r>
      <w:r w:rsidRPr="002C43CC">
        <w:rPr>
          <w:rFonts w:ascii="Times New Roman" w:hAnsi="Times New Roman"/>
        </w:rPr>
        <w:t xml:space="preserve">female-typed’ </w:t>
      </w:r>
      <w:r w:rsidRPr="002C43CC">
        <w:rPr>
          <w:rFonts w:ascii="Times New Roman" w:hAnsi="Times New Roman" w:cs="Times New Roman"/>
        </w:rPr>
        <w:t>toys as the dependent variable.</w:t>
      </w:r>
    </w:p>
    <w:tbl>
      <w:tblPr>
        <w:tblW w:w="5000" w:type="pct"/>
        <w:shd w:val="clear" w:color="auto" w:fill="FFFFFF"/>
        <w:tblLook w:val="04A0"/>
      </w:tblPr>
      <w:tblGrid>
        <w:gridCol w:w="2935"/>
        <w:gridCol w:w="1056"/>
        <w:gridCol w:w="1415"/>
        <w:gridCol w:w="1415"/>
        <w:gridCol w:w="145"/>
        <w:gridCol w:w="1415"/>
        <w:gridCol w:w="145"/>
        <w:gridCol w:w="1270"/>
        <w:gridCol w:w="145"/>
        <w:gridCol w:w="1415"/>
        <w:gridCol w:w="2602"/>
      </w:tblGrid>
      <w:tr w:rsidR="003D1C30" w:rsidTr="003D1C30">
        <w:trPr>
          <w:cantSplit/>
          <w:trHeight w:val="350"/>
        </w:trPr>
        <w:tc>
          <w:tcPr>
            <w:tcW w:w="1051" w:type="pct"/>
            <w:tcBorders>
              <w:top w:val="single" w:sz="4" w:space="0" w:color="000000"/>
              <w:left w:val="nil"/>
              <w:bottom w:val="single" w:sz="4" w:space="0" w:color="000000"/>
              <w:right w:val="nil"/>
            </w:tcBorders>
            <w:shd w:val="clear" w:color="auto" w:fill="FFFFFF"/>
            <w:tcMar>
              <w:top w:w="0" w:type="dxa"/>
              <w:left w:w="0" w:type="dxa"/>
              <w:bottom w:w="0" w:type="dxa"/>
              <w:right w:w="0" w:type="dxa"/>
            </w:tcMar>
            <w:hideMark/>
          </w:tcPr>
          <w:p w:rsidR="003D1C30" w:rsidRDefault="003D1C30" w:rsidP="003D1C30">
            <w:pPr>
              <w:pStyle w:val="TableNormalParagraph"/>
              <w:ind w:firstLine="0"/>
              <w:rPr>
                <w:rFonts w:ascii="Times New Roman" w:hAnsi="Times New Roman"/>
                <w:sz w:val="24"/>
                <w:szCs w:val="24"/>
                <w:lang w:val="en-US" w:eastAsia="en-US"/>
              </w:rPr>
            </w:pPr>
            <w:r>
              <w:rPr>
                <w:rFonts w:ascii="Times New Roman" w:hAnsi="Times New Roman"/>
                <w:sz w:val="24"/>
                <w:szCs w:val="24"/>
                <w:lang w:val="en-US" w:eastAsia="en-US"/>
              </w:rPr>
              <w:t>Variable</w:t>
            </w:r>
          </w:p>
        </w:tc>
        <w:tc>
          <w:tcPr>
            <w:tcW w:w="1392" w:type="pct"/>
            <w:gridSpan w:val="3"/>
            <w:tcBorders>
              <w:top w:val="single" w:sz="4" w:space="0" w:color="000000"/>
              <w:left w:val="nil"/>
              <w:bottom w:val="single" w:sz="4" w:space="0" w:color="000000"/>
              <w:right w:val="nil"/>
            </w:tcBorders>
            <w:shd w:val="clear" w:color="auto" w:fill="FFFFFF"/>
            <w:tcMar>
              <w:top w:w="0" w:type="dxa"/>
              <w:left w:w="0" w:type="dxa"/>
              <w:bottom w:w="0" w:type="dxa"/>
              <w:right w:w="0" w:type="dxa"/>
            </w:tcMar>
            <w:hideMark/>
          </w:tcPr>
          <w:p w:rsidR="003D1C30" w:rsidRDefault="003D1C30" w:rsidP="003D1C30">
            <w:pPr>
              <w:pStyle w:val="TableNormalParagraph"/>
              <w:tabs>
                <w:tab w:val="left" w:pos="1127"/>
              </w:tabs>
              <w:ind w:left="1127" w:firstLine="0"/>
              <w:rPr>
                <w:rFonts w:ascii="Times New Roman" w:hAnsi="Times New Roman"/>
                <w:b/>
                <w:sz w:val="24"/>
                <w:szCs w:val="24"/>
                <w:lang w:val="en-US" w:eastAsia="en-US"/>
              </w:rPr>
            </w:pPr>
            <w:r>
              <w:rPr>
                <w:rFonts w:ascii="Times New Roman" w:hAnsi="Times New Roman"/>
                <w:b/>
                <w:sz w:val="24"/>
                <w:szCs w:val="24"/>
                <w:lang w:val="en-US" w:eastAsia="en-US"/>
              </w:rPr>
              <w:t>Boys</w:t>
            </w:r>
          </w:p>
        </w:tc>
        <w:tc>
          <w:tcPr>
            <w:tcW w:w="559" w:type="pct"/>
            <w:gridSpan w:val="2"/>
            <w:tcBorders>
              <w:top w:val="single" w:sz="4" w:space="0" w:color="000000"/>
              <w:left w:val="nil"/>
              <w:bottom w:val="single" w:sz="4" w:space="0" w:color="000000"/>
              <w:right w:val="nil"/>
            </w:tcBorders>
            <w:shd w:val="clear" w:color="auto" w:fill="FFFFFF"/>
          </w:tcPr>
          <w:p w:rsidR="003D1C30" w:rsidRDefault="003D1C30" w:rsidP="003D1C30">
            <w:pPr>
              <w:pStyle w:val="TableNormalParagraph"/>
              <w:ind w:firstLine="0"/>
              <w:jc w:val="center"/>
              <w:rPr>
                <w:rFonts w:ascii="Times New Roman" w:hAnsi="Times New Roman"/>
                <w:b/>
                <w:sz w:val="24"/>
                <w:szCs w:val="24"/>
                <w:lang w:val="en-US" w:eastAsia="en-US"/>
              </w:rPr>
            </w:pPr>
          </w:p>
        </w:tc>
        <w:tc>
          <w:tcPr>
            <w:tcW w:w="507" w:type="pct"/>
            <w:gridSpan w:val="2"/>
            <w:tcBorders>
              <w:top w:val="single" w:sz="4" w:space="0" w:color="000000"/>
              <w:left w:val="nil"/>
              <w:bottom w:val="single" w:sz="4" w:space="0" w:color="000000"/>
              <w:right w:val="nil"/>
            </w:tcBorders>
            <w:shd w:val="clear" w:color="auto" w:fill="FFFFFF"/>
          </w:tcPr>
          <w:p w:rsidR="003D1C30" w:rsidRDefault="003D1C30" w:rsidP="003D1C30">
            <w:pPr>
              <w:pStyle w:val="TableNormalParagraph"/>
              <w:ind w:firstLine="0"/>
              <w:rPr>
                <w:rFonts w:ascii="Times New Roman" w:hAnsi="Times New Roman"/>
                <w:b/>
                <w:sz w:val="24"/>
                <w:szCs w:val="24"/>
                <w:lang w:val="en-US" w:eastAsia="en-US"/>
              </w:rPr>
            </w:pPr>
          </w:p>
        </w:tc>
        <w:tc>
          <w:tcPr>
            <w:tcW w:w="1491" w:type="pct"/>
            <w:gridSpan w:val="3"/>
            <w:tcBorders>
              <w:top w:val="single" w:sz="4" w:space="0" w:color="000000"/>
              <w:left w:val="nil"/>
              <w:bottom w:val="single" w:sz="4" w:space="0" w:color="000000"/>
              <w:right w:val="nil"/>
            </w:tcBorders>
            <w:shd w:val="clear" w:color="auto" w:fill="FFFFFF"/>
            <w:tcMar>
              <w:top w:w="0" w:type="dxa"/>
              <w:left w:w="0" w:type="dxa"/>
              <w:bottom w:w="0" w:type="dxa"/>
              <w:right w:w="0" w:type="dxa"/>
            </w:tcMar>
            <w:hideMark/>
          </w:tcPr>
          <w:p w:rsidR="003D1C30" w:rsidRDefault="003D1C30" w:rsidP="003D1C30">
            <w:pPr>
              <w:pStyle w:val="TableNormalParagraph"/>
              <w:ind w:firstLine="0"/>
              <w:rPr>
                <w:rFonts w:ascii="Times New Roman" w:hAnsi="Times New Roman"/>
                <w:b/>
                <w:sz w:val="24"/>
                <w:szCs w:val="24"/>
                <w:lang w:val="en-US" w:eastAsia="en-US"/>
              </w:rPr>
            </w:pPr>
            <w:r>
              <w:rPr>
                <w:rFonts w:ascii="Times New Roman" w:hAnsi="Times New Roman"/>
                <w:b/>
                <w:sz w:val="24"/>
                <w:szCs w:val="24"/>
                <w:lang w:val="en-US" w:eastAsia="en-US"/>
              </w:rPr>
              <w:t>Girls</w:t>
            </w:r>
          </w:p>
        </w:tc>
      </w:tr>
      <w:tr w:rsidR="003D1C30" w:rsidTr="003D1C30">
        <w:trPr>
          <w:gridAfter w:val="1"/>
          <w:wAfter w:w="932" w:type="pct"/>
          <w:cantSplit/>
          <w:trHeight w:val="591"/>
        </w:trPr>
        <w:tc>
          <w:tcPr>
            <w:tcW w:w="1051" w:type="pct"/>
            <w:tcBorders>
              <w:top w:val="single" w:sz="4" w:space="0" w:color="000000"/>
              <w:left w:val="nil"/>
              <w:bottom w:val="nil"/>
              <w:right w:val="nil"/>
            </w:tcBorders>
            <w:shd w:val="clear" w:color="auto" w:fill="FFFFFF"/>
            <w:tcMar>
              <w:top w:w="0" w:type="dxa"/>
              <w:left w:w="0" w:type="dxa"/>
              <w:bottom w:w="0" w:type="dxa"/>
              <w:right w:w="0" w:type="dxa"/>
            </w:tcMar>
          </w:tcPr>
          <w:p w:rsidR="003D1C30" w:rsidRDefault="003D1C30" w:rsidP="003D1C30">
            <w:pPr>
              <w:pStyle w:val="TableNormalParagraph"/>
              <w:ind w:firstLine="0"/>
              <w:rPr>
                <w:rFonts w:ascii="Times New Roman" w:hAnsi="Times New Roman"/>
                <w:sz w:val="24"/>
                <w:szCs w:val="24"/>
                <w:lang w:val="en-US" w:eastAsia="en-US"/>
              </w:rPr>
            </w:pPr>
          </w:p>
        </w:tc>
        <w:tc>
          <w:tcPr>
            <w:tcW w:w="378" w:type="pct"/>
            <w:tcBorders>
              <w:top w:val="single" w:sz="4" w:space="0" w:color="000000"/>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ind w:firstLine="0"/>
              <w:jc w:val="center"/>
              <w:rPr>
                <w:rFonts w:ascii="Times New Roman" w:hAnsi="Times New Roman"/>
                <w:sz w:val="24"/>
                <w:szCs w:val="24"/>
                <w:lang w:val="en-US" w:eastAsia="en-US"/>
              </w:rPr>
            </w:pPr>
            <w:r>
              <w:rPr>
                <w:rFonts w:ascii="Times New Roman" w:hAnsi="Times New Roman"/>
                <w:sz w:val="24"/>
                <w:szCs w:val="24"/>
                <w:lang w:val="en-US" w:eastAsia="en-US"/>
              </w:rPr>
              <w:t>B</w:t>
            </w:r>
          </w:p>
        </w:tc>
        <w:tc>
          <w:tcPr>
            <w:tcW w:w="507" w:type="pct"/>
            <w:tcBorders>
              <w:top w:val="single" w:sz="4" w:space="0" w:color="000000"/>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ind w:firstLine="0"/>
              <w:jc w:val="center"/>
              <w:rPr>
                <w:rFonts w:ascii="Times New Roman" w:hAnsi="Times New Roman"/>
                <w:sz w:val="24"/>
                <w:szCs w:val="24"/>
                <w:lang w:val="en-US" w:eastAsia="en-US"/>
              </w:rPr>
            </w:pPr>
            <w:r>
              <w:rPr>
                <w:rFonts w:ascii="Times New Roman" w:hAnsi="Times New Roman"/>
                <w:sz w:val="24"/>
                <w:szCs w:val="24"/>
                <w:lang w:val="en-US" w:eastAsia="en-US"/>
              </w:rPr>
              <w:t>SE B</w:t>
            </w:r>
          </w:p>
        </w:tc>
        <w:tc>
          <w:tcPr>
            <w:tcW w:w="559" w:type="pct"/>
            <w:gridSpan w:val="2"/>
            <w:tcBorders>
              <w:top w:val="single" w:sz="4" w:space="0" w:color="000000"/>
              <w:left w:val="nil"/>
              <w:bottom w:val="nil"/>
              <w:right w:val="nil"/>
            </w:tcBorders>
            <w:shd w:val="clear" w:color="auto" w:fill="FFFFFF"/>
          </w:tcPr>
          <w:p w:rsidR="003D1C30" w:rsidRDefault="003D1C30" w:rsidP="003D1C30">
            <w:pPr>
              <w:pStyle w:val="TableNormalParagraph"/>
              <w:ind w:firstLine="0"/>
              <w:jc w:val="center"/>
              <w:rPr>
                <w:rFonts w:ascii="Times New Roman" w:hAnsi="Times New Roman"/>
                <w:sz w:val="24"/>
                <w:szCs w:val="24"/>
                <w:lang w:val="en-US" w:eastAsia="en-US"/>
              </w:rPr>
            </w:pPr>
            <w:r>
              <w:rPr>
                <w:rFonts w:ascii="Times New Roman" w:hAnsi="Times New Roman"/>
                <w:sz w:val="24"/>
                <w:szCs w:val="24"/>
                <w:lang w:val="en-US" w:eastAsia="en-US"/>
              </w:rPr>
              <w:t>β</w:t>
            </w:r>
          </w:p>
        </w:tc>
        <w:tc>
          <w:tcPr>
            <w:tcW w:w="559" w:type="pct"/>
            <w:gridSpan w:val="2"/>
            <w:tcBorders>
              <w:top w:val="single" w:sz="4" w:space="0" w:color="000000"/>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ind w:firstLine="0"/>
              <w:jc w:val="center"/>
              <w:rPr>
                <w:rFonts w:ascii="Times New Roman" w:hAnsi="Times New Roman"/>
                <w:sz w:val="24"/>
                <w:szCs w:val="24"/>
                <w:lang w:val="en-US" w:eastAsia="en-US"/>
              </w:rPr>
            </w:pPr>
            <w:r>
              <w:rPr>
                <w:rFonts w:ascii="Times New Roman" w:hAnsi="Times New Roman"/>
                <w:sz w:val="24"/>
                <w:szCs w:val="24"/>
                <w:lang w:val="en-US" w:eastAsia="en-US"/>
              </w:rPr>
              <w:t>β</w:t>
            </w:r>
          </w:p>
        </w:tc>
        <w:tc>
          <w:tcPr>
            <w:tcW w:w="507" w:type="pct"/>
            <w:gridSpan w:val="2"/>
            <w:tcBorders>
              <w:top w:val="single" w:sz="4" w:space="0" w:color="000000"/>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ind w:firstLine="0"/>
              <w:jc w:val="center"/>
              <w:rPr>
                <w:rFonts w:ascii="Times New Roman" w:hAnsi="Times New Roman"/>
                <w:sz w:val="24"/>
                <w:szCs w:val="24"/>
                <w:lang w:val="en-US" w:eastAsia="en-US"/>
              </w:rPr>
            </w:pPr>
            <w:r>
              <w:rPr>
                <w:rFonts w:ascii="Times New Roman" w:hAnsi="Times New Roman"/>
                <w:sz w:val="24"/>
                <w:szCs w:val="24"/>
                <w:lang w:val="en-US" w:eastAsia="en-US"/>
              </w:rPr>
              <w:t>SE B</w:t>
            </w:r>
          </w:p>
        </w:tc>
        <w:tc>
          <w:tcPr>
            <w:tcW w:w="507" w:type="pct"/>
            <w:tcBorders>
              <w:top w:val="single" w:sz="4" w:space="0" w:color="000000"/>
              <w:left w:val="nil"/>
              <w:bottom w:val="nil"/>
              <w:right w:val="nil"/>
            </w:tcBorders>
            <w:shd w:val="clear" w:color="auto" w:fill="FFFFFF"/>
          </w:tcPr>
          <w:p w:rsidR="003D1C30" w:rsidRDefault="003D1C30" w:rsidP="003D1C30">
            <w:pPr>
              <w:pStyle w:val="TableNormalParagraph"/>
              <w:ind w:firstLine="0"/>
              <w:jc w:val="center"/>
              <w:rPr>
                <w:rFonts w:ascii="Times New Roman" w:hAnsi="Times New Roman"/>
                <w:sz w:val="24"/>
                <w:szCs w:val="24"/>
                <w:lang w:val="en-US" w:eastAsia="en-US"/>
              </w:rPr>
            </w:pPr>
            <w:r>
              <w:rPr>
                <w:rFonts w:ascii="Times New Roman" w:hAnsi="Times New Roman"/>
                <w:sz w:val="24"/>
                <w:szCs w:val="24"/>
                <w:lang w:val="en-US" w:eastAsia="en-US"/>
              </w:rPr>
              <w:t>β</w:t>
            </w:r>
          </w:p>
        </w:tc>
      </w:tr>
      <w:tr w:rsidR="003D1C30" w:rsidTr="003D1C30">
        <w:trPr>
          <w:gridAfter w:val="1"/>
          <w:wAfter w:w="932" w:type="pct"/>
          <w:cantSplit/>
          <w:trHeight w:val="880"/>
        </w:trPr>
        <w:tc>
          <w:tcPr>
            <w:tcW w:w="1051" w:type="pct"/>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ind w:firstLine="0"/>
              <w:rPr>
                <w:rFonts w:ascii="Times New Roman" w:hAnsi="Times New Roman"/>
                <w:sz w:val="24"/>
                <w:szCs w:val="24"/>
                <w:lang w:val="en-US" w:eastAsia="en-US"/>
              </w:rPr>
            </w:pPr>
            <w:r>
              <w:rPr>
                <w:rFonts w:ascii="Times New Roman" w:hAnsi="Times New Roman"/>
                <w:sz w:val="24"/>
                <w:szCs w:val="24"/>
                <w:lang w:val="en-US" w:eastAsia="en-US"/>
              </w:rPr>
              <w:t>Present</w:t>
            </w:r>
          </w:p>
        </w:tc>
        <w:tc>
          <w:tcPr>
            <w:tcW w:w="378" w:type="pct"/>
            <w:tcBorders>
              <w:top w:val="nil"/>
              <w:left w:val="nil"/>
              <w:bottom w:val="nil"/>
              <w:right w:val="nil"/>
            </w:tcBorders>
            <w:shd w:val="clear" w:color="auto" w:fill="FFFFFF"/>
            <w:tcMar>
              <w:top w:w="0" w:type="dxa"/>
              <w:left w:w="0" w:type="dxa"/>
              <w:bottom w:w="0" w:type="dxa"/>
              <w:right w:w="0" w:type="dxa"/>
            </w:tcMar>
            <w:vAlign w:val="center"/>
            <w:hideMark/>
          </w:tcPr>
          <w:p w:rsidR="003D1C30" w:rsidRDefault="003D1C30" w:rsidP="003D1C30">
            <w:pPr>
              <w:autoSpaceDE w:val="0"/>
              <w:autoSpaceDN w:val="0"/>
              <w:adjustRightInd w:val="0"/>
              <w:spacing w:line="480" w:lineRule="auto"/>
              <w:jc w:val="center"/>
              <w:rPr>
                <w:color w:val="000000"/>
              </w:rPr>
            </w:pPr>
            <w:r>
              <w:rPr>
                <w:color w:val="000000"/>
              </w:rPr>
              <w:t>2.196</w:t>
            </w:r>
          </w:p>
        </w:tc>
        <w:tc>
          <w:tcPr>
            <w:tcW w:w="507" w:type="pct"/>
            <w:tcBorders>
              <w:top w:val="nil"/>
              <w:left w:val="nil"/>
              <w:bottom w:val="nil"/>
              <w:right w:val="nil"/>
            </w:tcBorders>
            <w:shd w:val="clear" w:color="auto" w:fill="FFFFFF"/>
            <w:tcMar>
              <w:top w:w="0" w:type="dxa"/>
              <w:left w:w="0" w:type="dxa"/>
              <w:bottom w:w="0" w:type="dxa"/>
              <w:right w:w="0" w:type="dxa"/>
            </w:tcMar>
            <w:vAlign w:val="center"/>
            <w:hideMark/>
          </w:tcPr>
          <w:p w:rsidR="003D1C30" w:rsidRDefault="003D1C30" w:rsidP="003D1C30">
            <w:pPr>
              <w:autoSpaceDE w:val="0"/>
              <w:autoSpaceDN w:val="0"/>
              <w:adjustRightInd w:val="0"/>
              <w:spacing w:line="480" w:lineRule="auto"/>
              <w:jc w:val="center"/>
              <w:rPr>
                <w:color w:val="000000"/>
              </w:rPr>
            </w:pPr>
            <w:r>
              <w:rPr>
                <w:color w:val="000000"/>
              </w:rPr>
              <w:t>5.330</w:t>
            </w:r>
          </w:p>
        </w:tc>
        <w:tc>
          <w:tcPr>
            <w:tcW w:w="559" w:type="pct"/>
            <w:gridSpan w:val="2"/>
            <w:tcBorders>
              <w:top w:val="nil"/>
              <w:left w:val="nil"/>
              <w:bottom w:val="nil"/>
              <w:right w:val="nil"/>
            </w:tcBorders>
            <w:shd w:val="clear" w:color="auto" w:fill="FFFFFF"/>
          </w:tcPr>
          <w:p w:rsidR="003D1C30" w:rsidRDefault="003D1C30" w:rsidP="003D1C30">
            <w:pPr>
              <w:autoSpaceDE w:val="0"/>
              <w:autoSpaceDN w:val="0"/>
              <w:adjustRightInd w:val="0"/>
              <w:spacing w:line="480" w:lineRule="auto"/>
              <w:jc w:val="center"/>
              <w:rPr>
                <w:color w:val="000000"/>
              </w:rPr>
            </w:pPr>
            <w:r>
              <w:rPr>
                <w:color w:val="000000"/>
              </w:rPr>
              <w:t>.062</w:t>
            </w:r>
          </w:p>
        </w:tc>
        <w:tc>
          <w:tcPr>
            <w:tcW w:w="559" w:type="pct"/>
            <w:gridSpan w:val="2"/>
            <w:tcBorders>
              <w:top w:val="nil"/>
              <w:left w:val="nil"/>
              <w:bottom w:val="nil"/>
              <w:right w:val="nil"/>
            </w:tcBorders>
            <w:shd w:val="clear" w:color="auto" w:fill="FFFFFF"/>
            <w:tcMar>
              <w:top w:w="0" w:type="dxa"/>
              <w:left w:w="0" w:type="dxa"/>
              <w:bottom w:w="0" w:type="dxa"/>
              <w:right w:w="0" w:type="dxa"/>
            </w:tcMar>
            <w:vAlign w:val="center"/>
            <w:hideMark/>
          </w:tcPr>
          <w:p w:rsidR="003D1C30" w:rsidRDefault="003D1C30" w:rsidP="003D1C30">
            <w:pPr>
              <w:autoSpaceDE w:val="0"/>
              <w:autoSpaceDN w:val="0"/>
              <w:adjustRightInd w:val="0"/>
              <w:spacing w:line="480" w:lineRule="auto"/>
              <w:jc w:val="center"/>
              <w:rPr>
                <w:color w:val="000000"/>
              </w:rPr>
            </w:pPr>
            <w:r>
              <w:rPr>
                <w:color w:val="000000"/>
              </w:rPr>
              <w:t>2.102</w:t>
            </w:r>
          </w:p>
        </w:tc>
        <w:tc>
          <w:tcPr>
            <w:tcW w:w="507" w:type="pct"/>
            <w:gridSpan w:val="2"/>
            <w:tcBorders>
              <w:top w:val="nil"/>
              <w:left w:val="nil"/>
              <w:bottom w:val="nil"/>
              <w:right w:val="nil"/>
            </w:tcBorders>
            <w:shd w:val="clear" w:color="auto" w:fill="FFFFFF"/>
            <w:tcMar>
              <w:top w:w="0" w:type="dxa"/>
              <w:left w:w="0" w:type="dxa"/>
              <w:bottom w:w="0" w:type="dxa"/>
              <w:right w:w="0" w:type="dxa"/>
            </w:tcMar>
            <w:vAlign w:val="center"/>
            <w:hideMark/>
          </w:tcPr>
          <w:p w:rsidR="003D1C30" w:rsidRDefault="003D1C30" w:rsidP="003D1C30">
            <w:pPr>
              <w:autoSpaceDE w:val="0"/>
              <w:autoSpaceDN w:val="0"/>
              <w:adjustRightInd w:val="0"/>
              <w:spacing w:line="480" w:lineRule="auto"/>
              <w:jc w:val="center"/>
              <w:rPr>
                <w:color w:val="000000"/>
              </w:rPr>
            </w:pPr>
            <w:r>
              <w:rPr>
                <w:color w:val="000000"/>
              </w:rPr>
              <w:t>3.815</w:t>
            </w:r>
          </w:p>
        </w:tc>
        <w:tc>
          <w:tcPr>
            <w:tcW w:w="507" w:type="pct"/>
            <w:tcBorders>
              <w:top w:val="nil"/>
              <w:left w:val="nil"/>
              <w:bottom w:val="nil"/>
              <w:right w:val="nil"/>
            </w:tcBorders>
            <w:shd w:val="clear" w:color="auto" w:fill="FFFFFF"/>
          </w:tcPr>
          <w:p w:rsidR="003D1C30" w:rsidRDefault="003D1C30" w:rsidP="003D1C30">
            <w:pPr>
              <w:autoSpaceDE w:val="0"/>
              <w:autoSpaceDN w:val="0"/>
              <w:adjustRightInd w:val="0"/>
              <w:spacing w:line="480" w:lineRule="auto"/>
              <w:jc w:val="center"/>
              <w:rPr>
                <w:color w:val="000000"/>
              </w:rPr>
            </w:pPr>
            <w:r>
              <w:rPr>
                <w:color w:val="000000"/>
              </w:rPr>
              <w:t>.098</w:t>
            </w:r>
          </w:p>
        </w:tc>
      </w:tr>
      <w:tr w:rsidR="003D1C30" w:rsidTr="003D1C30">
        <w:trPr>
          <w:gridAfter w:val="1"/>
          <w:wAfter w:w="932" w:type="pct"/>
          <w:cantSplit/>
          <w:trHeight w:val="587"/>
        </w:trPr>
        <w:tc>
          <w:tcPr>
            <w:tcW w:w="1051" w:type="pct"/>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ind w:firstLine="0"/>
              <w:rPr>
                <w:rFonts w:ascii="Times New Roman" w:hAnsi="Times New Roman"/>
                <w:sz w:val="24"/>
                <w:szCs w:val="24"/>
                <w:lang w:val="en-US" w:eastAsia="en-US"/>
              </w:rPr>
            </w:pPr>
            <w:proofErr w:type="spellStart"/>
            <w:r>
              <w:rPr>
                <w:rFonts w:ascii="Times New Roman" w:hAnsi="Times New Roman"/>
                <w:sz w:val="24"/>
                <w:szCs w:val="24"/>
                <w:lang w:val="en-US" w:eastAsia="en-US"/>
              </w:rPr>
              <w:t>Setting</w:t>
            </w:r>
            <w:r>
              <w:rPr>
                <w:rFonts w:ascii="Times New Roman" w:hAnsi="Times New Roman"/>
                <w:sz w:val="24"/>
                <w:szCs w:val="24"/>
                <w:vertAlign w:val="superscript"/>
                <w:lang w:val="en-US" w:eastAsia="en-US"/>
              </w:rPr>
              <w:t>a</w:t>
            </w:r>
            <w:proofErr w:type="spellEnd"/>
            <w:r>
              <w:rPr>
                <w:rFonts w:ascii="Times New Roman" w:hAnsi="Times New Roman"/>
                <w:sz w:val="24"/>
                <w:szCs w:val="24"/>
                <w:lang w:val="en-US" w:eastAsia="en-US"/>
              </w:rPr>
              <w:t>:</w:t>
            </w:r>
          </w:p>
        </w:tc>
        <w:tc>
          <w:tcPr>
            <w:tcW w:w="378" w:type="pct"/>
            <w:tcBorders>
              <w:top w:val="nil"/>
              <w:left w:val="nil"/>
              <w:bottom w:val="nil"/>
              <w:right w:val="nil"/>
            </w:tcBorders>
            <w:shd w:val="clear" w:color="auto" w:fill="FFFFFF"/>
            <w:tcMar>
              <w:top w:w="0" w:type="dxa"/>
              <w:left w:w="0" w:type="dxa"/>
              <w:bottom w:w="0" w:type="dxa"/>
              <w:right w:w="0" w:type="dxa"/>
            </w:tcMar>
            <w:vAlign w:val="center"/>
            <w:hideMark/>
          </w:tcPr>
          <w:p w:rsidR="003D1C30" w:rsidRDefault="003D1C30" w:rsidP="003D1C30">
            <w:pPr>
              <w:autoSpaceDE w:val="0"/>
              <w:autoSpaceDN w:val="0"/>
              <w:adjustRightInd w:val="0"/>
              <w:spacing w:line="480" w:lineRule="auto"/>
              <w:jc w:val="center"/>
              <w:rPr>
                <w:color w:val="000000"/>
              </w:rPr>
            </w:pPr>
          </w:p>
        </w:tc>
        <w:tc>
          <w:tcPr>
            <w:tcW w:w="507" w:type="pct"/>
            <w:tcBorders>
              <w:top w:val="nil"/>
              <w:left w:val="nil"/>
              <w:bottom w:val="nil"/>
              <w:right w:val="nil"/>
            </w:tcBorders>
            <w:shd w:val="clear" w:color="auto" w:fill="FFFFFF"/>
            <w:tcMar>
              <w:top w:w="0" w:type="dxa"/>
              <w:left w:w="0" w:type="dxa"/>
              <w:bottom w:w="0" w:type="dxa"/>
              <w:right w:w="0" w:type="dxa"/>
            </w:tcMar>
            <w:vAlign w:val="center"/>
            <w:hideMark/>
          </w:tcPr>
          <w:p w:rsidR="003D1C30" w:rsidRDefault="003D1C30" w:rsidP="003D1C30">
            <w:pPr>
              <w:autoSpaceDE w:val="0"/>
              <w:autoSpaceDN w:val="0"/>
              <w:adjustRightInd w:val="0"/>
              <w:spacing w:line="480" w:lineRule="auto"/>
              <w:rPr>
                <w:color w:val="000000"/>
              </w:rPr>
            </w:pPr>
          </w:p>
        </w:tc>
        <w:tc>
          <w:tcPr>
            <w:tcW w:w="559" w:type="pct"/>
            <w:gridSpan w:val="2"/>
            <w:tcBorders>
              <w:top w:val="nil"/>
              <w:left w:val="nil"/>
              <w:bottom w:val="nil"/>
              <w:right w:val="nil"/>
            </w:tcBorders>
            <w:shd w:val="clear" w:color="auto" w:fill="FFFFFF"/>
          </w:tcPr>
          <w:p w:rsidR="003D1C30" w:rsidRDefault="003D1C30" w:rsidP="003D1C30">
            <w:pPr>
              <w:autoSpaceDE w:val="0"/>
              <w:autoSpaceDN w:val="0"/>
              <w:adjustRightInd w:val="0"/>
              <w:spacing w:line="480" w:lineRule="auto"/>
              <w:jc w:val="center"/>
              <w:rPr>
                <w:color w:val="000000"/>
              </w:rPr>
            </w:pPr>
          </w:p>
        </w:tc>
        <w:tc>
          <w:tcPr>
            <w:tcW w:w="559" w:type="pct"/>
            <w:gridSpan w:val="2"/>
            <w:tcBorders>
              <w:top w:val="nil"/>
              <w:left w:val="nil"/>
              <w:bottom w:val="nil"/>
              <w:right w:val="nil"/>
            </w:tcBorders>
            <w:shd w:val="clear" w:color="auto" w:fill="FFFFFF"/>
            <w:tcMar>
              <w:top w:w="0" w:type="dxa"/>
              <w:left w:w="0" w:type="dxa"/>
              <w:bottom w:w="0" w:type="dxa"/>
              <w:right w:w="0" w:type="dxa"/>
            </w:tcMar>
            <w:vAlign w:val="center"/>
            <w:hideMark/>
          </w:tcPr>
          <w:p w:rsidR="003D1C30" w:rsidRDefault="003D1C30" w:rsidP="003D1C30">
            <w:pPr>
              <w:autoSpaceDE w:val="0"/>
              <w:autoSpaceDN w:val="0"/>
              <w:adjustRightInd w:val="0"/>
              <w:spacing w:line="480" w:lineRule="auto"/>
              <w:jc w:val="center"/>
              <w:rPr>
                <w:color w:val="000000"/>
              </w:rPr>
            </w:pPr>
          </w:p>
        </w:tc>
        <w:tc>
          <w:tcPr>
            <w:tcW w:w="507" w:type="pct"/>
            <w:gridSpan w:val="2"/>
            <w:tcBorders>
              <w:top w:val="nil"/>
              <w:left w:val="nil"/>
              <w:bottom w:val="nil"/>
              <w:right w:val="nil"/>
            </w:tcBorders>
            <w:shd w:val="clear" w:color="auto" w:fill="FFFFFF"/>
            <w:tcMar>
              <w:top w:w="0" w:type="dxa"/>
              <w:left w:w="0" w:type="dxa"/>
              <w:bottom w:w="0" w:type="dxa"/>
              <w:right w:w="0" w:type="dxa"/>
            </w:tcMar>
            <w:vAlign w:val="center"/>
            <w:hideMark/>
          </w:tcPr>
          <w:p w:rsidR="003D1C30" w:rsidRDefault="003D1C30" w:rsidP="003D1C30">
            <w:pPr>
              <w:autoSpaceDE w:val="0"/>
              <w:autoSpaceDN w:val="0"/>
              <w:adjustRightInd w:val="0"/>
              <w:spacing w:line="480" w:lineRule="auto"/>
              <w:jc w:val="center"/>
              <w:rPr>
                <w:color w:val="000000"/>
              </w:rPr>
            </w:pPr>
          </w:p>
        </w:tc>
        <w:tc>
          <w:tcPr>
            <w:tcW w:w="507" w:type="pct"/>
            <w:tcBorders>
              <w:top w:val="nil"/>
              <w:left w:val="nil"/>
              <w:bottom w:val="nil"/>
              <w:right w:val="nil"/>
            </w:tcBorders>
            <w:shd w:val="clear" w:color="auto" w:fill="FFFFFF"/>
          </w:tcPr>
          <w:p w:rsidR="003D1C30" w:rsidRDefault="003D1C30" w:rsidP="003D1C30">
            <w:pPr>
              <w:autoSpaceDE w:val="0"/>
              <w:autoSpaceDN w:val="0"/>
              <w:adjustRightInd w:val="0"/>
              <w:spacing w:line="480" w:lineRule="auto"/>
              <w:jc w:val="center"/>
              <w:rPr>
                <w:color w:val="000000"/>
              </w:rPr>
            </w:pPr>
          </w:p>
        </w:tc>
      </w:tr>
      <w:tr w:rsidR="003D1C30" w:rsidTr="003D1C30">
        <w:trPr>
          <w:gridAfter w:val="1"/>
          <w:wAfter w:w="932" w:type="pct"/>
          <w:cantSplit/>
          <w:trHeight w:val="330"/>
        </w:trPr>
        <w:tc>
          <w:tcPr>
            <w:tcW w:w="1051" w:type="pct"/>
            <w:tcBorders>
              <w:top w:val="nil"/>
              <w:left w:val="nil"/>
              <w:bottom w:val="nil"/>
              <w:right w:val="nil"/>
            </w:tcBorders>
            <w:shd w:val="clear" w:color="auto" w:fill="FFFFFF"/>
            <w:tcMar>
              <w:top w:w="0" w:type="dxa"/>
              <w:left w:w="0" w:type="dxa"/>
              <w:bottom w:w="0" w:type="dxa"/>
              <w:right w:w="0" w:type="dxa"/>
            </w:tcMar>
          </w:tcPr>
          <w:p w:rsidR="003D1C30" w:rsidRDefault="003D1C30" w:rsidP="003D1C30">
            <w:pPr>
              <w:pStyle w:val="TableNormalParagraph"/>
              <w:numPr>
                <w:ilvl w:val="0"/>
                <w:numId w:val="1"/>
              </w:numPr>
              <w:rPr>
                <w:rFonts w:ascii="Times New Roman" w:hAnsi="Times New Roman"/>
                <w:sz w:val="24"/>
                <w:szCs w:val="24"/>
                <w:lang w:val="en-US" w:eastAsia="en-US"/>
              </w:rPr>
            </w:pPr>
            <w:r>
              <w:rPr>
                <w:rFonts w:ascii="Times New Roman" w:hAnsi="Times New Roman"/>
                <w:sz w:val="24"/>
                <w:szCs w:val="24"/>
                <w:lang w:val="en-US" w:eastAsia="en-US"/>
              </w:rPr>
              <w:t xml:space="preserve">Home </w:t>
            </w:r>
            <w:proofErr w:type="spellStart"/>
            <w:r>
              <w:rPr>
                <w:rFonts w:ascii="Times New Roman" w:hAnsi="Times New Roman"/>
                <w:sz w:val="24"/>
                <w:szCs w:val="24"/>
                <w:lang w:val="en-US" w:eastAsia="en-US"/>
              </w:rPr>
              <w:t>vs</w:t>
            </w:r>
            <w:proofErr w:type="spellEnd"/>
            <w:r>
              <w:rPr>
                <w:rFonts w:ascii="Times New Roman" w:hAnsi="Times New Roman"/>
                <w:sz w:val="24"/>
                <w:szCs w:val="24"/>
                <w:lang w:val="en-US" w:eastAsia="en-US"/>
              </w:rPr>
              <w:t xml:space="preserve"> Lab</w:t>
            </w:r>
          </w:p>
        </w:tc>
        <w:tc>
          <w:tcPr>
            <w:tcW w:w="378" w:type="pct"/>
            <w:tcBorders>
              <w:top w:val="nil"/>
              <w:left w:val="nil"/>
              <w:bottom w:val="nil"/>
              <w:right w:val="nil"/>
            </w:tcBorders>
            <w:shd w:val="clear" w:color="auto" w:fill="FFFFFF"/>
            <w:tcMar>
              <w:top w:w="0" w:type="dxa"/>
              <w:left w:w="0" w:type="dxa"/>
              <w:bottom w:w="0" w:type="dxa"/>
              <w:right w:w="0" w:type="dxa"/>
            </w:tcMar>
            <w:vAlign w:val="center"/>
          </w:tcPr>
          <w:p w:rsidR="003D1C30" w:rsidRDefault="003D1C30" w:rsidP="003D1C30">
            <w:pPr>
              <w:autoSpaceDE w:val="0"/>
              <w:autoSpaceDN w:val="0"/>
              <w:adjustRightInd w:val="0"/>
              <w:spacing w:line="480" w:lineRule="auto"/>
              <w:jc w:val="center"/>
              <w:rPr>
                <w:color w:val="000000"/>
              </w:rPr>
            </w:pPr>
            <w:r>
              <w:rPr>
                <w:color w:val="000000"/>
              </w:rPr>
              <w:t>-13.730</w:t>
            </w:r>
          </w:p>
        </w:tc>
        <w:tc>
          <w:tcPr>
            <w:tcW w:w="507" w:type="pct"/>
            <w:tcBorders>
              <w:top w:val="nil"/>
              <w:left w:val="nil"/>
              <w:bottom w:val="nil"/>
              <w:right w:val="nil"/>
            </w:tcBorders>
            <w:shd w:val="clear" w:color="auto" w:fill="FFFFFF"/>
            <w:tcMar>
              <w:top w:w="0" w:type="dxa"/>
              <w:left w:w="0" w:type="dxa"/>
              <w:bottom w:w="0" w:type="dxa"/>
              <w:right w:w="0" w:type="dxa"/>
            </w:tcMar>
            <w:vAlign w:val="center"/>
          </w:tcPr>
          <w:p w:rsidR="003D1C30" w:rsidRDefault="003D1C30" w:rsidP="003D1C30">
            <w:pPr>
              <w:autoSpaceDE w:val="0"/>
              <w:autoSpaceDN w:val="0"/>
              <w:adjustRightInd w:val="0"/>
              <w:spacing w:line="480" w:lineRule="auto"/>
              <w:jc w:val="center"/>
              <w:rPr>
                <w:color w:val="000000"/>
              </w:rPr>
            </w:pPr>
            <w:r>
              <w:rPr>
                <w:color w:val="000000"/>
              </w:rPr>
              <w:t>9.849</w:t>
            </w:r>
          </w:p>
        </w:tc>
        <w:tc>
          <w:tcPr>
            <w:tcW w:w="559" w:type="pct"/>
            <w:gridSpan w:val="2"/>
            <w:tcBorders>
              <w:top w:val="nil"/>
              <w:left w:val="nil"/>
              <w:bottom w:val="nil"/>
              <w:right w:val="nil"/>
            </w:tcBorders>
            <w:shd w:val="clear" w:color="auto" w:fill="FFFFFF"/>
          </w:tcPr>
          <w:p w:rsidR="003D1C30" w:rsidRDefault="003D1C30" w:rsidP="003D1C30">
            <w:pPr>
              <w:autoSpaceDE w:val="0"/>
              <w:autoSpaceDN w:val="0"/>
              <w:adjustRightInd w:val="0"/>
              <w:spacing w:line="480" w:lineRule="auto"/>
              <w:jc w:val="center"/>
              <w:rPr>
                <w:color w:val="000000"/>
              </w:rPr>
            </w:pPr>
            <w:r>
              <w:rPr>
                <w:color w:val="000000"/>
              </w:rPr>
              <w:t>-.271</w:t>
            </w:r>
          </w:p>
        </w:tc>
        <w:tc>
          <w:tcPr>
            <w:tcW w:w="559" w:type="pct"/>
            <w:gridSpan w:val="2"/>
            <w:tcBorders>
              <w:top w:val="nil"/>
              <w:left w:val="nil"/>
              <w:bottom w:val="nil"/>
              <w:right w:val="nil"/>
            </w:tcBorders>
            <w:shd w:val="clear" w:color="auto" w:fill="FFFFFF"/>
            <w:tcMar>
              <w:top w:w="0" w:type="dxa"/>
              <w:left w:w="0" w:type="dxa"/>
              <w:bottom w:w="0" w:type="dxa"/>
              <w:right w:w="0" w:type="dxa"/>
            </w:tcMar>
            <w:vAlign w:val="center"/>
          </w:tcPr>
          <w:p w:rsidR="003D1C30" w:rsidRDefault="003D1C30" w:rsidP="003D1C30">
            <w:pPr>
              <w:autoSpaceDE w:val="0"/>
              <w:autoSpaceDN w:val="0"/>
              <w:adjustRightInd w:val="0"/>
              <w:spacing w:line="480" w:lineRule="auto"/>
              <w:jc w:val="center"/>
              <w:rPr>
                <w:color w:val="000000"/>
              </w:rPr>
            </w:pPr>
            <w:r>
              <w:rPr>
                <w:color w:val="000000"/>
              </w:rPr>
              <w:t>-.514</w:t>
            </w:r>
          </w:p>
        </w:tc>
        <w:tc>
          <w:tcPr>
            <w:tcW w:w="507" w:type="pct"/>
            <w:gridSpan w:val="2"/>
            <w:tcBorders>
              <w:top w:val="nil"/>
              <w:left w:val="nil"/>
              <w:bottom w:val="nil"/>
              <w:right w:val="nil"/>
            </w:tcBorders>
            <w:shd w:val="clear" w:color="auto" w:fill="FFFFFF"/>
            <w:tcMar>
              <w:top w:w="0" w:type="dxa"/>
              <w:left w:w="0" w:type="dxa"/>
              <w:bottom w:w="0" w:type="dxa"/>
              <w:right w:w="0" w:type="dxa"/>
            </w:tcMar>
            <w:vAlign w:val="center"/>
          </w:tcPr>
          <w:p w:rsidR="003D1C30" w:rsidRDefault="003D1C30" w:rsidP="003D1C30">
            <w:pPr>
              <w:autoSpaceDE w:val="0"/>
              <w:autoSpaceDN w:val="0"/>
              <w:adjustRightInd w:val="0"/>
              <w:spacing w:line="480" w:lineRule="auto"/>
              <w:jc w:val="center"/>
              <w:rPr>
                <w:color w:val="000000"/>
              </w:rPr>
            </w:pPr>
            <w:r>
              <w:rPr>
                <w:color w:val="000000"/>
              </w:rPr>
              <w:t>5.810</w:t>
            </w:r>
          </w:p>
        </w:tc>
        <w:tc>
          <w:tcPr>
            <w:tcW w:w="507" w:type="pct"/>
            <w:tcBorders>
              <w:top w:val="nil"/>
              <w:left w:val="nil"/>
              <w:bottom w:val="nil"/>
              <w:right w:val="nil"/>
            </w:tcBorders>
            <w:shd w:val="clear" w:color="auto" w:fill="FFFFFF"/>
          </w:tcPr>
          <w:p w:rsidR="003D1C30" w:rsidRDefault="003D1C30" w:rsidP="003D1C30">
            <w:pPr>
              <w:autoSpaceDE w:val="0"/>
              <w:autoSpaceDN w:val="0"/>
              <w:adjustRightInd w:val="0"/>
              <w:spacing w:line="480" w:lineRule="auto"/>
              <w:jc w:val="center"/>
              <w:rPr>
                <w:color w:val="000000"/>
              </w:rPr>
            </w:pPr>
            <w:r>
              <w:rPr>
                <w:color w:val="000000"/>
              </w:rPr>
              <w:t>.502</w:t>
            </w:r>
          </w:p>
        </w:tc>
      </w:tr>
      <w:tr w:rsidR="003D1C30" w:rsidTr="003D1C30">
        <w:trPr>
          <w:gridAfter w:val="1"/>
          <w:wAfter w:w="932" w:type="pct"/>
          <w:cantSplit/>
          <w:trHeight w:val="330"/>
        </w:trPr>
        <w:tc>
          <w:tcPr>
            <w:tcW w:w="1051" w:type="pct"/>
            <w:tcBorders>
              <w:top w:val="nil"/>
              <w:left w:val="nil"/>
              <w:bottom w:val="nil"/>
              <w:right w:val="nil"/>
            </w:tcBorders>
            <w:shd w:val="clear" w:color="auto" w:fill="FFFFFF"/>
            <w:tcMar>
              <w:top w:w="0" w:type="dxa"/>
              <w:left w:w="0" w:type="dxa"/>
              <w:bottom w:w="0" w:type="dxa"/>
              <w:right w:w="0" w:type="dxa"/>
            </w:tcMar>
          </w:tcPr>
          <w:p w:rsidR="003D1C30" w:rsidRDefault="003D1C30" w:rsidP="003D1C30">
            <w:pPr>
              <w:pStyle w:val="TableNormalParagraph"/>
              <w:numPr>
                <w:ilvl w:val="0"/>
                <w:numId w:val="1"/>
              </w:numPr>
              <w:rPr>
                <w:rFonts w:ascii="Times New Roman" w:hAnsi="Times New Roman"/>
                <w:sz w:val="24"/>
                <w:szCs w:val="24"/>
                <w:lang w:val="en-US" w:eastAsia="en-US"/>
              </w:rPr>
            </w:pPr>
            <w:r>
              <w:rPr>
                <w:rFonts w:ascii="Times New Roman" w:hAnsi="Times New Roman"/>
                <w:sz w:val="24"/>
                <w:szCs w:val="24"/>
                <w:lang w:val="en-US" w:eastAsia="en-US"/>
              </w:rPr>
              <w:t xml:space="preserve">Nursery </w:t>
            </w:r>
            <w:proofErr w:type="spellStart"/>
            <w:r>
              <w:rPr>
                <w:rFonts w:ascii="Times New Roman" w:hAnsi="Times New Roman"/>
                <w:sz w:val="24"/>
                <w:szCs w:val="24"/>
                <w:lang w:val="en-US" w:eastAsia="en-US"/>
              </w:rPr>
              <w:t>vs</w:t>
            </w:r>
            <w:proofErr w:type="spellEnd"/>
            <w:r>
              <w:rPr>
                <w:rFonts w:ascii="Times New Roman" w:hAnsi="Times New Roman"/>
                <w:sz w:val="24"/>
                <w:szCs w:val="24"/>
                <w:lang w:val="en-US" w:eastAsia="en-US"/>
              </w:rPr>
              <w:t xml:space="preserve"> Lab</w:t>
            </w:r>
          </w:p>
        </w:tc>
        <w:tc>
          <w:tcPr>
            <w:tcW w:w="378" w:type="pct"/>
            <w:tcBorders>
              <w:top w:val="nil"/>
              <w:left w:val="nil"/>
              <w:bottom w:val="nil"/>
              <w:right w:val="nil"/>
            </w:tcBorders>
            <w:shd w:val="clear" w:color="auto" w:fill="FFFFFF"/>
            <w:tcMar>
              <w:top w:w="0" w:type="dxa"/>
              <w:left w:w="0" w:type="dxa"/>
              <w:bottom w:w="0" w:type="dxa"/>
              <w:right w:w="0" w:type="dxa"/>
            </w:tcMar>
            <w:vAlign w:val="center"/>
          </w:tcPr>
          <w:p w:rsidR="003D1C30" w:rsidRDefault="003D1C30" w:rsidP="003D1C30">
            <w:pPr>
              <w:autoSpaceDE w:val="0"/>
              <w:autoSpaceDN w:val="0"/>
              <w:adjustRightInd w:val="0"/>
              <w:spacing w:line="480" w:lineRule="auto"/>
              <w:jc w:val="center"/>
              <w:rPr>
                <w:color w:val="000000"/>
              </w:rPr>
            </w:pPr>
            <w:r>
              <w:rPr>
                <w:color w:val="000000"/>
              </w:rPr>
              <w:t>6.774</w:t>
            </w:r>
          </w:p>
        </w:tc>
        <w:tc>
          <w:tcPr>
            <w:tcW w:w="507" w:type="pct"/>
            <w:tcBorders>
              <w:top w:val="nil"/>
              <w:left w:val="nil"/>
              <w:bottom w:val="nil"/>
              <w:right w:val="nil"/>
            </w:tcBorders>
            <w:shd w:val="clear" w:color="auto" w:fill="FFFFFF"/>
            <w:tcMar>
              <w:top w:w="0" w:type="dxa"/>
              <w:left w:w="0" w:type="dxa"/>
              <w:bottom w:w="0" w:type="dxa"/>
              <w:right w:w="0" w:type="dxa"/>
            </w:tcMar>
            <w:vAlign w:val="center"/>
          </w:tcPr>
          <w:p w:rsidR="003D1C30" w:rsidRDefault="003D1C30" w:rsidP="003D1C30">
            <w:pPr>
              <w:autoSpaceDE w:val="0"/>
              <w:autoSpaceDN w:val="0"/>
              <w:adjustRightInd w:val="0"/>
              <w:spacing w:line="480" w:lineRule="auto"/>
              <w:jc w:val="center"/>
              <w:rPr>
                <w:color w:val="000000"/>
              </w:rPr>
            </w:pPr>
            <w:r>
              <w:rPr>
                <w:color w:val="000000"/>
              </w:rPr>
              <w:t>11.661</w:t>
            </w:r>
          </w:p>
        </w:tc>
        <w:tc>
          <w:tcPr>
            <w:tcW w:w="559" w:type="pct"/>
            <w:gridSpan w:val="2"/>
            <w:tcBorders>
              <w:top w:val="nil"/>
              <w:left w:val="nil"/>
              <w:bottom w:val="nil"/>
              <w:right w:val="nil"/>
            </w:tcBorders>
            <w:shd w:val="clear" w:color="auto" w:fill="FFFFFF"/>
          </w:tcPr>
          <w:p w:rsidR="003D1C30" w:rsidRDefault="003D1C30" w:rsidP="003D1C30">
            <w:pPr>
              <w:autoSpaceDE w:val="0"/>
              <w:autoSpaceDN w:val="0"/>
              <w:adjustRightInd w:val="0"/>
              <w:spacing w:line="480" w:lineRule="auto"/>
              <w:jc w:val="center"/>
              <w:rPr>
                <w:color w:val="000000"/>
              </w:rPr>
            </w:pPr>
            <w:r>
              <w:rPr>
                <w:color w:val="000000"/>
              </w:rPr>
              <w:t>.127</w:t>
            </w:r>
          </w:p>
        </w:tc>
        <w:tc>
          <w:tcPr>
            <w:tcW w:w="559" w:type="pct"/>
            <w:gridSpan w:val="2"/>
            <w:tcBorders>
              <w:top w:val="nil"/>
              <w:left w:val="nil"/>
              <w:bottom w:val="nil"/>
              <w:right w:val="nil"/>
            </w:tcBorders>
            <w:shd w:val="clear" w:color="auto" w:fill="FFFFFF"/>
            <w:tcMar>
              <w:top w:w="0" w:type="dxa"/>
              <w:left w:w="0" w:type="dxa"/>
              <w:bottom w:w="0" w:type="dxa"/>
              <w:right w:w="0" w:type="dxa"/>
            </w:tcMar>
            <w:vAlign w:val="center"/>
          </w:tcPr>
          <w:p w:rsidR="003D1C30" w:rsidRDefault="003D1C30" w:rsidP="003D1C30">
            <w:pPr>
              <w:autoSpaceDE w:val="0"/>
              <w:autoSpaceDN w:val="0"/>
              <w:adjustRightInd w:val="0"/>
              <w:spacing w:line="480" w:lineRule="auto"/>
              <w:jc w:val="center"/>
              <w:rPr>
                <w:color w:val="000000"/>
              </w:rPr>
            </w:pPr>
            <w:r>
              <w:rPr>
                <w:color w:val="000000"/>
              </w:rPr>
              <w:t>16.256</w:t>
            </w:r>
          </w:p>
        </w:tc>
        <w:tc>
          <w:tcPr>
            <w:tcW w:w="507" w:type="pct"/>
            <w:gridSpan w:val="2"/>
            <w:tcBorders>
              <w:top w:val="nil"/>
              <w:left w:val="nil"/>
              <w:bottom w:val="nil"/>
              <w:right w:val="nil"/>
            </w:tcBorders>
            <w:shd w:val="clear" w:color="auto" w:fill="FFFFFF"/>
            <w:tcMar>
              <w:top w:w="0" w:type="dxa"/>
              <w:left w:w="0" w:type="dxa"/>
              <w:bottom w:w="0" w:type="dxa"/>
              <w:right w:w="0" w:type="dxa"/>
            </w:tcMar>
            <w:vAlign w:val="center"/>
          </w:tcPr>
          <w:p w:rsidR="003D1C30" w:rsidRDefault="003D1C30" w:rsidP="003D1C30">
            <w:pPr>
              <w:autoSpaceDE w:val="0"/>
              <w:autoSpaceDN w:val="0"/>
              <w:adjustRightInd w:val="0"/>
              <w:spacing w:line="480" w:lineRule="auto"/>
              <w:jc w:val="center"/>
              <w:rPr>
                <w:color w:val="000000"/>
              </w:rPr>
            </w:pPr>
            <w:r>
              <w:rPr>
                <w:color w:val="000000"/>
              </w:rPr>
              <w:t>8.038</w:t>
            </w:r>
          </w:p>
        </w:tc>
        <w:tc>
          <w:tcPr>
            <w:tcW w:w="507" w:type="pct"/>
            <w:tcBorders>
              <w:top w:val="nil"/>
              <w:left w:val="nil"/>
              <w:bottom w:val="nil"/>
              <w:right w:val="nil"/>
            </w:tcBorders>
            <w:shd w:val="clear" w:color="auto" w:fill="FFFFFF"/>
          </w:tcPr>
          <w:p w:rsidR="003D1C30" w:rsidRDefault="003D1C30" w:rsidP="003D1C30">
            <w:pPr>
              <w:autoSpaceDE w:val="0"/>
              <w:autoSpaceDN w:val="0"/>
              <w:adjustRightInd w:val="0"/>
              <w:spacing w:line="480" w:lineRule="auto"/>
              <w:jc w:val="center"/>
              <w:rPr>
                <w:color w:val="000000"/>
              </w:rPr>
            </w:pPr>
            <w:r>
              <w:rPr>
                <w:color w:val="000000"/>
              </w:rPr>
              <w:t>.502</w:t>
            </w:r>
          </w:p>
        </w:tc>
      </w:tr>
      <w:tr w:rsidR="003D1C30" w:rsidTr="003D1C30">
        <w:trPr>
          <w:gridAfter w:val="1"/>
          <w:wAfter w:w="932" w:type="pct"/>
          <w:cantSplit/>
          <w:trHeight w:val="330"/>
        </w:trPr>
        <w:tc>
          <w:tcPr>
            <w:tcW w:w="1051" w:type="pct"/>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ind w:firstLine="0"/>
              <w:rPr>
                <w:rFonts w:ascii="Times New Roman" w:hAnsi="Times New Roman"/>
                <w:sz w:val="24"/>
                <w:szCs w:val="24"/>
                <w:lang w:val="en-US" w:eastAsia="en-US"/>
              </w:rPr>
            </w:pPr>
            <w:r>
              <w:rPr>
                <w:rFonts w:ascii="Times New Roman" w:hAnsi="Times New Roman"/>
                <w:sz w:val="24"/>
                <w:szCs w:val="24"/>
                <w:lang w:val="en-US" w:eastAsia="en-US"/>
              </w:rPr>
              <w:t>Country (GII)</w:t>
            </w:r>
          </w:p>
        </w:tc>
        <w:tc>
          <w:tcPr>
            <w:tcW w:w="378" w:type="pct"/>
            <w:tcBorders>
              <w:top w:val="nil"/>
              <w:left w:val="nil"/>
              <w:bottom w:val="nil"/>
              <w:right w:val="nil"/>
            </w:tcBorders>
            <w:shd w:val="clear" w:color="auto" w:fill="FFFFFF"/>
            <w:tcMar>
              <w:top w:w="0" w:type="dxa"/>
              <w:left w:w="0" w:type="dxa"/>
              <w:bottom w:w="0" w:type="dxa"/>
              <w:right w:w="0" w:type="dxa"/>
            </w:tcMar>
            <w:vAlign w:val="center"/>
            <w:hideMark/>
          </w:tcPr>
          <w:p w:rsidR="003D1C30" w:rsidRDefault="003D1C30" w:rsidP="003D1C30">
            <w:pPr>
              <w:autoSpaceDE w:val="0"/>
              <w:autoSpaceDN w:val="0"/>
              <w:adjustRightInd w:val="0"/>
              <w:spacing w:line="480" w:lineRule="auto"/>
              <w:jc w:val="center"/>
              <w:rPr>
                <w:color w:val="000000"/>
              </w:rPr>
            </w:pPr>
            <w:r>
              <w:rPr>
                <w:color w:val="000000"/>
              </w:rPr>
              <w:t>6.303</w:t>
            </w:r>
          </w:p>
        </w:tc>
        <w:tc>
          <w:tcPr>
            <w:tcW w:w="507" w:type="pct"/>
            <w:tcBorders>
              <w:top w:val="nil"/>
              <w:left w:val="nil"/>
              <w:bottom w:val="nil"/>
              <w:right w:val="nil"/>
            </w:tcBorders>
            <w:shd w:val="clear" w:color="auto" w:fill="FFFFFF"/>
            <w:tcMar>
              <w:top w:w="0" w:type="dxa"/>
              <w:left w:w="0" w:type="dxa"/>
              <w:bottom w:w="0" w:type="dxa"/>
              <w:right w:w="0" w:type="dxa"/>
            </w:tcMar>
            <w:vAlign w:val="center"/>
            <w:hideMark/>
          </w:tcPr>
          <w:p w:rsidR="003D1C30" w:rsidRDefault="003D1C30" w:rsidP="003D1C30">
            <w:pPr>
              <w:autoSpaceDE w:val="0"/>
              <w:autoSpaceDN w:val="0"/>
              <w:adjustRightInd w:val="0"/>
              <w:spacing w:line="480" w:lineRule="auto"/>
              <w:jc w:val="center"/>
              <w:rPr>
                <w:color w:val="000000"/>
              </w:rPr>
            </w:pPr>
            <w:r>
              <w:rPr>
                <w:color w:val="000000"/>
              </w:rPr>
              <w:t>42.943</w:t>
            </w:r>
          </w:p>
        </w:tc>
        <w:tc>
          <w:tcPr>
            <w:tcW w:w="559" w:type="pct"/>
            <w:gridSpan w:val="2"/>
            <w:tcBorders>
              <w:top w:val="nil"/>
              <w:left w:val="nil"/>
              <w:bottom w:val="nil"/>
              <w:right w:val="nil"/>
            </w:tcBorders>
            <w:shd w:val="clear" w:color="auto" w:fill="FFFFFF"/>
          </w:tcPr>
          <w:p w:rsidR="003D1C30" w:rsidRDefault="003D1C30" w:rsidP="003D1C30">
            <w:pPr>
              <w:autoSpaceDE w:val="0"/>
              <w:autoSpaceDN w:val="0"/>
              <w:adjustRightInd w:val="0"/>
              <w:spacing w:line="480" w:lineRule="auto"/>
              <w:jc w:val="center"/>
              <w:rPr>
                <w:color w:val="000000"/>
              </w:rPr>
            </w:pPr>
            <w:r>
              <w:rPr>
                <w:color w:val="000000"/>
              </w:rPr>
              <w:t>.024</w:t>
            </w:r>
          </w:p>
        </w:tc>
        <w:tc>
          <w:tcPr>
            <w:tcW w:w="559" w:type="pct"/>
            <w:gridSpan w:val="2"/>
            <w:tcBorders>
              <w:top w:val="nil"/>
              <w:left w:val="nil"/>
              <w:bottom w:val="nil"/>
              <w:right w:val="nil"/>
            </w:tcBorders>
            <w:shd w:val="clear" w:color="auto" w:fill="FFFFFF"/>
            <w:tcMar>
              <w:top w:w="0" w:type="dxa"/>
              <w:left w:w="0" w:type="dxa"/>
              <w:bottom w:w="0" w:type="dxa"/>
              <w:right w:w="0" w:type="dxa"/>
            </w:tcMar>
            <w:vAlign w:val="center"/>
            <w:hideMark/>
          </w:tcPr>
          <w:p w:rsidR="003D1C30" w:rsidRDefault="003D1C30" w:rsidP="003D1C30">
            <w:pPr>
              <w:autoSpaceDE w:val="0"/>
              <w:autoSpaceDN w:val="0"/>
              <w:adjustRightInd w:val="0"/>
              <w:spacing w:line="480" w:lineRule="auto"/>
              <w:jc w:val="center"/>
              <w:rPr>
                <w:color w:val="000000"/>
              </w:rPr>
            </w:pPr>
            <w:r>
              <w:rPr>
                <w:color w:val="000000"/>
              </w:rPr>
              <w:t>1.164</w:t>
            </w:r>
          </w:p>
        </w:tc>
        <w:tc>
          <w:tcPr>
            <w:tcW w:w="507" w:type="pct"/>
            <w:gridSpan w:val="2"/>
            <w:tcBorders>
              <w:top w:val="nil"/>
              <w:left w:val="nil"/>
              <w:bottom w:val="nil"/>
              <w:right w:val="nil"/>
            </w:tcBorders>
            <w:shd w:val="clear" w:color="auto" w:fill="FFFFFF"/>
            <w:tcMar>
              <w:top w:w="0" w:type="dxa"/>
              <w:left w:w="0" w:type="dxa"/>
              <w:bottom w:w="0" w:type="dxa"/>
              <w:right w:w="0" w:type="dxa"/>
            </w:tcMar>
            <w:vAlign w:val="center"/>
            <w:hideMark/>
          </w:tcPr>
          <w:p w:rsidR="003D1C30" w:rsidRDefault="003D1C30" w:rsidP="003D1C30">
            <w:pPr>
              <w:autoSpaceDE w:val="0"/>
              <w:autoSpaceDN w:val="0"/>
              <w:adjustRightInd w:val="0"/>
              <w:spacing w:line="480" w:lineRule="auto"/>
              <w:jc w:val="center"/>
              <w:rPr>
                <w:color w:val="000000"/>
              </w:rPr>
            </w:pPr>
            <w:r>
              <w:rPr>
                <w:color w:val="000000"/>
              </w:rPr>
              <w:t>1.639</w:t>
            </w:r>
          </w:p>
        </w:tc>
        <w:tc>
          <w:tcPr>
            <w:tcW w:w="507" w:type="pct"/>
            <w:tcBorders>
              <w:top w:val="nil"/>
              <w:left w:val="nil"/>
              <w:bottom w:val="nil"/>
              <w:right w:val="nil"/>
            </w:tcBorders>
            <w:shd w:val="clear" w:color="auto" w:fill="FFFFFF"/>
          </w:tcPr>
          <w:p w:rsidR="003D1C30" w:rsidRDefault="003D1C30" w:rsidP="003D1C30">
            <w:pPr>
              <w:autoSpaceDE w:val="0"/>
              <w:autoSpaceDN w:val="0"/>
              <w:adjustRightInd w:val="0"/>
              <w:spacing w:line="480" w:lineRule="auto"/>
              <w:jc w:val="center"/>
              <w:rPr>
                <w:color w:val="000000"/>
              </w:rPr>
            </w:pPr>
            <w:r>
              <w:rPr>
                <w:color w:val="000000"/>
              </w:rPr>
              <w:t>.487</w:t>
            </w:r>
          </w:p>
        </w:tc>
      </w:tr>
      <w:tr w:rsidR="003D1C30" w:rsidTr="003D1C30">
        <w:trPr>
          <w:gridAfter w:val="1"/>
          <w:wAfter w:w="932" w:type="pct"/>
          <w:cantSplit/>
          <w:trHeight w:val="330"/>
        </w:trPr>
        <w:tc>
          <w:tcPr>
            <w:tcW w:w="1051" w:type="pct"/>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ind w:firstLine="0"/>
              <w:rPr>
                <w:rFonts w:ascii="Times New Roman" w:hAnsi="Times New Roman"/>
                <w:sz w:val="24"/>
                <w:szCs w:val="24"/>
                <w:lang w:val="en-US" w:eastAsia="en-US"/>
              </w:rPr>
            </w:pPr>
            <w:r>
              <w:rPr>
                <w:rFonts w:ascii="Times New Roman" w:hAnsi="Times New Roman"/>
                <w:sz w:val="24"/>
                <w:szCs w:val="24"/>
                <w:lang w:val="en-US" w:eastAsia="en-US"/>
              </w:rPr>
              <w:t>Publication year</w:t>
            </w:r>
          </w:p>
        </w:tc>
        <w:tc>
          <w:tcPr>
            <w:tcW w:w="378" w:type="pct"/>
            <w:tcBorders>
              <w:top w:val="nil"/>
              <w:left w:val="nil"/>
              <w:bottom w:val="nil"/>
              <w:right w:val="nil"/>
            </w:tcBorders>
            <w:shd w:val="clear" w:color="auto" w:fill="FFFFFF"/>
            <w:tcMar>
              <w:top w:w="0" w:type="dxa"/>
              <w:left w:w="0" w:type="dxa"/>
              <w:bottom w:w="0" w:type="dxa"/>
              <w:right w:w="0" w:type="dxa"/>
            </w:tcMar>
            <w:vAlign w:val="center"/>
            <w:hideMark/>
          </w:tcPr>
          <w:p w:rsidR="003D1C30" w:rsidRDefault="003D1C30" w:rsidP="003D1C30">
            <w:pPr>
              <w:autoSpaceDE w:val="0"/>
              <w:autoSpaceDN w:val="0"/>
              <w:adjustRightInd w:val="0"/>
              <w:spacing w:line="480" w:lineRule="auto"/>
              <w:jc w:val="center"/>
              <w:rPr>
                <w:color w:val="000000"/>
              </w:rPr>
            </w:pPr>
            <w:r>
              <w:rPr>
                <w:color w:val="000000"/>
              </w:rPr>
              <w:t>.594</w:t>
            </w:r>
          </w:p>
        </w:tc>
        <w:tc>
          <w:tcPr>
            <w:tcW w:w="507" w:type="pct"/>
            <w:tcBorders>
              <w:top w:val="nil"/>
              <w:left w:val="nil"/>
              <w:bottom w:val="nil"/>
              <w:right w:val="nil"/>
            </w:tcBorders>
            <w:shd w:val="clear" w:color="auto" w:fill="FFFFFF"/>
            <w:tcMar>
              <w:top w:w="0" w:type="dxa"/>
              <w:left w:w="0" w:type="dxa"/>
              <w:bottom w:w="0" w:type="dxa"/>
              <w:right w:w="0" w:type="dxa"/>
            </w:tcMar>
            <w:vAlign w:val="center"/>
            <w:hideMark/>
          </w:tcPr>
          <w:p w:rsidR="003D1C30" w:rsidRDefault="003D1C30" w:rsidP="003D1C30">
            <w:pPr>
              <w:autoSpaceDE w:val="0"/>
              <w:autoSpaceDN w:val="0"/>
              <w:adjustRightInd w:val="0"/>
              <w:spacing w:line="480" w:lineRule="auto"/>
              <w:jc w:val="center"/>
              <w:rPr>
                <w:color w:val="000000"/>
              </w:rPr>
            </w:pPr>
            <w:r>
              <w:rPr>
                <w:color w:val="000000"/>
              </w:rPr>
              <w:t>.479</w:t>
            </w:r>
          </w:p>
        </w:tc>
        <w:tc>
          <w:tcPr>
            <w:tcW w:w="559" w:type="pct"/>
            <w:gridSpan w:val="2"/>
            <w:tcBorders>
              <w:top w:val="nil"/>
              <w:left w:val="nil"/>
              <w:bottom w:val="nil"/>
              <w:right w:val="nil"/>
            </w:tcBorders>
            <w:shd w:val="clear" w:color="auto" w:fill="FFFFFF"/>
          </w:tcPr>
          <w:p w:rsidR="003D1C30" w:rsidRDefault="003D1C30" w:rsidP="003D1C30">
            <w:pPr>
              <w:autoSpaceDE w:val="0"/>
              <w:autoSpaceDN w:val="0"/>
              <w:adjustRightInd w:val="0"/>
              <w:spacing w:line="480" w:lineRule="auto"/>
              <w:jc w:val="center"/>
              <w:rPr>
                <w:color w:val="000000"/>
              </w:rPr>
            </w:pPr>
            <w:r>
              <w:rPr>
                <w:color w:val="000000"/>
              </w:rPr>
              <w:t>.243</w:t>
            </w:r>
          </w:p>
        </w:tc>
        <w:tc>
          <w:tcPr>
            <w:tcW w:w="559" w:type="pct"/>
            <w:gridSpan w:val="2"/>
            <w:tcBorders>
              <w:top w:val="nil"/>
              <w:left w:val="nil"/>
              <w:bottom w:val="nil"/>
              <w:right w:val="nil"/>
            </w:tcBorders>
            <w:shd w:val="clear" w:color="auto" w:fill="FFFFFF"/>
            <w:tcMar>
              <w:top w:w="0" w:type="dxa"/>
              <w:left w:w="0" w:type="dxa"/>
              <w:bottom w:w="0" w:type="dxa"/>
              <w:right w:w="0" w:type="dxa"/>
            </w:tcMar>
            <w:vAlign w:val="center"/>
            <w:hideMark/>
          </w:tcPr>
          <w:p w:rsidR="003D1C30" w:rsidRDefault="003D1C30" w:rsidP="003D1C30">
            <w:pPr>
              <w:autoSpaceDE w:val="0"/>
              <w:autoSpaceDN w:val="0"/>
              <w:adjustRightInd w:val="0"/>
              <w:spacing w:line="480" w:lineRule="auto"/>
              <w:jc w:val="center"/>
              <w:rPr>
                <w:color w:val="000000"/>
              </w:rPr>
            </w:pPr>
            <w:r>
              <w:rPr>
                <w:color w:val="000000"/>
              </w:rPr>
              <w:t>1.141*</w:t>
            </w:r>
          </w:p>
        </w:tc>
        <w:tc>
          <w:tcPr>
            <w:tcW w:w="507" w:type="pct"/>
            <w:gridSpan w:val="2"/>
            <w:tcBorders>
              <w:top w:val="nil"/>
              <w:left w:val="nil"/>
              <w:bottom w:val="nil"/>
              <w:right w:val="nil"/>
            </w:tcBorders>
            <w:shd w:val="clear" w:color="auto" w:fill="FFFFFF"/>
            <w:tcMar>
              <w:top w:w="0" w:type="dxa"/>
              <w:left w:w="0" w:type="dxa"/>
              <w:bottom w:w="0" w:type="dxa"/>
              <w:right w:w="0" w:type="dxa"/>
            </w:tcMar>
            <w:vAlign w:val="center"/>
            <w:hideMark/>
          </w:tcPr>
          <w:p w:rsidR="003D1C30" w:rsidRDefault="003D1C30" w:rsidP="003D1C30">
            <w:pPr>
              <w:autoSpaceDE w:val="0"/>
              <w:autoSpaceDN w:val="0"/>
              <w:adjustRightInd w:val="0"/>
              <w:spacing w:line="480" w:lineRule="auto"/>
              <w:jc w:val="center"/>
              <w:rPr>
                <w:color w:val="000000"/>
              </w:rPr>
            </w:pPr>
            <w:r>
              <w:rPr>
                <w:color w:val="000000"/>
              </w:rPr>
              <w:t>.333</w:t>
            </w:r>
          </w:p>
        </w:tc>
        <w:tc>
          <w:tcPr>
            <w:tcW w:w="507" w:type="pct"/>
            <w:tcBorders>
              <w:top w:val="nil"/>
              <w:left w:val="nil"/>
              <w:bottom w:val="nil"/>
              <w:right w:val="nil"/>
            </w:tcBorders>
            <w:shd w:val="clear" w:color="auto" w:fill="FFFFFF"/>
          </w:tcPr>
          <w:p w:rsidR="003D1C30" w:rsidRDefault="003D1C30" w:rsidP="003D1C30">
            <w:pPr>
              <w:autoSpaceDE w:val="0"/>
              <w:autoSpaceDN w:val="0"/>
              <w:adjustRightInd w:val="0"/>
              <w:spacing w:line="480" w:lineRule="auto"/>
              <w:jc w:val="center"/>
              <w:rPr>
                <w:color w:val="000000"/>
              </w:rPr>
            </w:pPr>
            <w:r>
              <w:rPr>
                <w:color w:val="000000"/>
              </w:rPr>
              <w:t>.769</w:t>
            </w:r>
          </w:p>
        </w:tc>
      </w:tr>
      <w:tr w:rsidR="003D1C30" w:rsidTr="003D1C30">
        <w:trPr>
          <w:gridAfter w:val="1"/>
          <w:wAfter w:w="932" w:type="pct"/>
          <w:cantSplit/>
          <w:trHeight w:val="330"/>
        </w:trPr>
        <w:tc>
          <w:tcPr>
            <w:tcW w:w="1051" w:type="pct"/>
            <w:tcBorders>
              <w:top w:val="nil"/>
              <w:left w:val="nil"/>
              <w:bottom w:val="nil"/>
              <w:right w:val="nil"/>
            </w:tcBorders>
            <w:shd w:val="clear" w:color="auto" w:fill="FFFFFF"/>
            <w:tcMar>
              <w:top w:w="0" w:type="dxa"/>
              <w:left w:w="0" w:type="dxa"/>
              <w:bottom w:w="0" w:type="dxa"/>
              <w:right w:w="0" w:type="dxa"/>
            </w:tcMar>
            <w:hideMark/>
          </w:tcPr>
          <w:p w:rsidR="003D1C30" w:rsidRDefault="003D1C30" w:rsidP="003D1C30">
            <w:pPr>
              <w:pStyle w:val="TableNormalParagraph"/>
              <w:ind w:firstLine="0"/>
              <w:rPr>
                <w:rFonts w:ascii="Times New Roman" w:hAnsi="Times New Roman"/>
                <w:sz w:val="24"/>
                <w:szCs w:val="24"/>
                <w:lang w:val="en-US" w:eastAsia="en-US"/>
              </w:rPr>
            </w:pPr>
            <w:r>
              <w:rPr>
                <w:rFonts w:ascii="Times New Roman" w:hAnsi="Times New Roman"/>
                <w:sz w:val="24"/>
                <w:szCs w:val="24"/>
                <w:lang w:val="en-US" w:eastAsia="en-US"/>
              </w:rPr>
              <w:t>Age</w:t>
            </w:r>
          </w:p>
        </w:tc>
        <w:tc>
          <w:tcPr>
            <w:tcW w:w="378" w:type="pct"/>
            <w:tcBorders>
              <w:top w:val="nil"/>
              <w:left w:val="nil"/>
              <w:bottom w:val="nil"/>
              <w:right w:val="nil"/>
            </w:tcBorders>
            <w:shd w:val="clear" w:color="auto" w:fill="FFFFFF"/>
            <w:tcMar>
              <w:top w:w="0" w:type="dxa"/>
              <w:left w:w="0" w:type="dxa"/>
              <w:bottom w:w="0" w:type="dxa"/>
              <w:right w:w="0" w:type="dxa"/>
            </w:tcMar>
            <w:vAlign w:val="center"/>
            <w:hideMark/>
          </w:tcPr>
          <w:p w:rsidR="003D1C30" w:rsidRDefault="003D1C30" w:rsidP="003D1C30">
            <w:pPr>
              <w:autoSpaceDE w:val="0"/>
              <w:autoSpaceDN w:val="0"/>
              <w:adjustRightInd w:val="0"/>
              <w:spacing w:line="480" w:lineRule="auto"/>
              <w:jc w:val="center"/>
              <w:rPr>
                <w:color w:val="000000"/>
              </w:rPr>
            </w:pPr>
            <w:r>
              <w:rPr>
                <w:color w:val="000000"/>
              </w:rPr>
              <w:t>.464</w:t>
            </w:r>
          </w:p>
        </w:tc>
        <w:tc>
          <w:tcPr>
            <w:tcW w:w="507" w:type="pct"/>
            <w:tcBorders>
              <w:top w:val="nil"/>
              <w:left w:val="nil"/>
              <w:bottom w:val="nil"/>
              <w:right w:val="nil"/>
            </w:tcBorders>
            <w:shd w:val="clear" w:color="auto" w:fill="FFFFFF"/>
            <w:tcMar>
              <w:top w:w="0" w:type="dxa"/>
              <w:left w:w="0" w:type="dxa"/>
              <w:bottom w:w="0" w:type="dxa"/>
              <w:right w:w="0" w:type="dxa"/>
            </w:tcMar>
            <w:vAlign w:val="center"/>
            <w:hideMark/>
          </w:tcPr>
          <w:p w:rsidR="003D1C30" w:rsidRDefault="003D1C30" w:rsidP="003D1C30">
            <w:pPr>
              <w:autoSpaceDE w:val="0"/>
              <w:autoSpaceDN w:val="0"/>
              <w:adjustRightInd w:val="0"/>
              <w:spacing w:line="480" w:lineRule="auto"/>
              <w:jc w:val="center"/>
              <w:rPr>
                <w:color w:val="000000"/>
              </w:rPr>
            </w:pPr>
            <w:r>
              <w:rPr>
                <w:color w:val="000000"/>
              </w:rPr>
              <w:t>.140</w:t>
            </w:r>
          </w:p>
        </w:tc>
        <w:tc>
          <w:tcPr>
            <w:tcW w:w="559" w:type="pct"/>
            <w:gridSpan w:val="2"/>
            <w:tcBorders>
              <w:top w:val="nil"/>
              <w:left w:val="nil"/>
              <w:bottom w:val="nil"/>
              <w:right w:val="nil"/>
            </w:tcBorders>
            <w:shd w:val="clear" w:color="auto" w:fill="FFFFFF"/>
          </w:tcPr>
          <w:p w:rsidR="003D1C30" w:rsidRDefault="003D1C30" w:rsidP="003D1C30">
            <w:pPr>
              <w:autoSpaceDE w:val="0"/>
              <w:autoSpaceDN w:val="0"/>
              <w:adjustRightInd w:val="0"/>
              <w:spacing w:line="480" w:lineRule="auto"/>
              <w:jc w:val="center"/>
              <w:rPr>
                <w:color w:val="000000"/>
              </w:rPr>
            </w:pPr>
            <w:r>
              <w:rPr>
                <w:color w:val="000000"/>
              </w:rPr>
              <w:t>.553</w:t>
            </w:r>
          </w:p>
        </w:tc>
        <w:tc>
          <w:tcPr>
            <w:tcW w:w="559" w:type="pct"/>
            <w:gridSpan w:val="2"/>
            <w:tcBorders>
              <w:top w:val="nil"/>
              <w:left w:val="nil"/>
              <w:bottom w:val="nil"/>
              <w:right w:val="nil"/>
            </w:tcBorders>
            <w:shd w:val="clear" w:color="auto" w:fill="FFFFFF"/>
            <w:tcMar>
              <w:top w:w="0" w:type="dxa"/>
              <w:left w:w="0" w:type="dxa"/>
              <w:bottom w:w="0" w:type="dxa"/>
              <w:right w:w="0" w:type="dxa"/>
            </w:tcMar>
            <w:vAlign w:val="center"/>
            <w:hideMark/>
          </w:tcPr>
          <w:p w:rsidR="003D1C30" w:rsidRDefault="003D1C30" w:rsidP="003D1C30">
            <w:pPr>
              <w:autoSpaceDE w:val="0"/>
              <w:autoSpaceDN w:val="0"/>
              <w:adjustRightInd w:val="0"/>
              <w:spacing w:line="480" w:lineRule="auto"/>
              <w:jc w:val="center"/>
              <w:rPr>
                <w:color w:val="000000"/>
              </w:rPr>
            </w:pPr>
            <w:r>
              <w:rPr>
                <w:color w:val="000000"/>
              </w:rPr>
              <w:t>-.061</w:t>
            </w:r>
          </w:p>
        </w:tc>
        <w:tc>
          <w:tcPr>
            <w:tcW w:w="507" w:type="pct"/>
            <w:gridSpan w:val="2"/>
            <w:tcBorders>
              <w:top w:val="nil"/>
              <w:left w:val="nil"/>
              <w:bottom w:val="nil"/>
              <w:right w:val="nil"/>
            </w:tcBorders>
            <w:shd w:val="clear" w:color="auto" w:fill="FFFFFF"/>
            <w:tcMar>
              <w:top w:w="0" w:type="dxa"/>
              <w:left w:w="0" w:type="dxa"/>
              <w:bottom w:w="0" w:type="dxa"/>
              <w:right w:w="0" w:type="dxa"/>
            </w:tcMar>
            <w:vAlign w:val="center"/>
            <w:hideMark/>
          </w:tcPr>
          <w:p w:rsidR="003D1C30" w:rsidRDefault="003D1C30" w:rsidP="003D1C30">
            <w:pPr>
              <w:autoSpaceDE w:val="0"/>
              <w:autoSpaceDN w:val="0"/>
              <w:adjustRightInd w:val="0"/>
              <w:spacing w:line="480" w:lineRule="auto"/>
              <w:jc w:val="center"/>
              <w:rPr>
                <w:color w:val="000000"/>
              </w:rPr>
            </w:pPr>
            <w:r>
              <w:rPr>
                <w:color w:val="000000"/>
              </w:rPr>
              <w:t>.097</w:t>
            </w:r>
          </w:p>
        </w:tc>
        <w:tc>
          <w:tcPr>
            <w:tcW w:w="507" w:type="pct"/>
            <w:tcBorders>
              <w:top w:val="nil"/>
              <w:left w:val="nil"/>
              <w:bottom w:val="nil"/>
              <w:right w:val="nil"/>
            </w:tcBorders>
            <w:shd w:val="clear" w:color="auto" w:fill="FFFFFF"/>
          </w:tcPr>
          <w:p w:rsidR="003D1C30" w:rsidRDefault="003D1C30" w:rsidP="003D1C30">
            <w:pPr>
              <w:autoSpaceDE w:val="0"/>
              <w:autoSpaceDN w:val="0"/>
              <w:adjustRightInd w:val="0"/>
              <w:spacing w:line="480" w:lineRule="auto"/>
              <w:jc w:val="center"/>
              <w:rPr>
                <w:color w:val="000000"/>
              </w:rPr>
            </w:pPr>
            <w:r>
              <w:rPr>
                <w:color w:val="000000"/>
              </w:rPr>
              <w:t>-.119</w:t>
            </w:r>
          </w:p>
        </w:tc>
      </w:tr>
      <w:tr w:rsidR="003D1C30" w:rsidTr="003D1C30">
        <w:trPr>
          <w:gridAfter w:val="1"/>
          <w:wAfter w:w="932" w:type="pct"/>
          <w:cantSplit/>
          <w:trHeight w:val="330"/>
        </w:trPr>
        <w:tc>
          <w:tcPr>
            <w:tcW w:w="1051" w:type="pct"/>
            <w:tcBorders>
              <w:top w:val="nil"/>
              <w:left w:val="nil"/>
              <w:bottom w:val="single" w:sz="4" w:space="0" w:color="000000"/>
              <w:right w:val="nil"/>
            </w:tcBorders>
            <w:shd w:val="clear" w:color="auto" w:fill="FFFFFF"/>
            <w:tcMar>
              <w:top w:w="0" w:type="dxa"/>
              <w:left w:w="0" w:type="dxa"/>
              <w:bottom w:w="0" w:type="dxa"/>
              <w:right w:w="0" w:type="dxa"/>
            </w:tcMar>
            <w:hideMark/>
          </w:tcPr>
          <w:p w:rsidR="003D1C30" w:rsidRDefault="003D1C30" w:rsidP="003D1C30">
            <w:pPr>
              <w:pStyle w:val="TableNormalParagraph"/>
              <w:ind w:firstLine="0"/>
              <w:rPr>
                <w:rFonts w:ascii="Times New Roman" w:hAnsi="Times New Roman"/>
                <w:sz w:val="24"/>
                <w:szCs w:val="24"/>
                <w:lang w:val="en-US" w:eastAsia="en-US"/>
              </w:rPr>
            </w:pPr>
            <w:r>
              <w:rPr>
                <w:rFonts w:ascii="Times New Roman" w:hAnsi="Times New Roman"/>
                <w:sz w:val="24"/>
                <w:szCs w:val="24"/>
                <w:lang w:val="en-US" w:eastAsia="en-US"/>
              </w:rPr>
              <w:t>Gender neutral toys</w:t>
            </w:r>
          </w:p>
        </w:tc>
        <w:tc>
          <w:tcPr>
            <w:tcW w:w="378" w:type="pct"/>
            <w:tcBorders>
              <w:top w:val="nil"/>
              <w:left w:val="nil"/>
              <w:bottom w:val="single" w:sz="4" w:space="0" w:color="000000"/>
              <w:right w:val="nil"/>
            </w:tcBorders>
            <w:shd w:val="clear" w:color="auto" w:fill="FFFFFF"/>
            <w:tcMar>
              <w:top w:w="0" w:type="dxa"/>
              <w:left w:w="0" w:type="dxa"/>
              <w:bottom w:w="0" w:type="dxa"/>
              <w:right w:w="0" w:type="dxa"/>
            </w:tcMar>
            <w:vAlign w:val="center"/>
            <w:hideMark/>
          </w:tcPr>
          <w:p w:rsidR="003D1C30" w:rsidRDefault="003D1C30" w:rsidP="003D1C30">
            <w:pPr>
              <w:autoSpaceDE w:val="0"/>
              <w:autoSpaceDN w:val="0"/>
              <w:adjustRightInd w:val="0"/>
              <w:spacing w:line="480" w:lineRule="auto"/>
              <w:jc w:val="center"/>
              <w:rPr>
                <w:color w:val="000000"/>
              </w:rPr>
            </w:pPr>
            <w:r>
              <w:rPr>
                <w:color w:val="000000"/>
              </w:rPr>
              <w:t>-9.196</w:t>
            </w:r>
          </w:p>
        </w:tc>
        <w:tc>
          <w:tcPr>
            <w:tcW w:w="507" w:type="pct"/>
            <w:tcBorders>
              <w:top w:val="nil"/>
              <w:left w:val="nil"/>
              <w:bottom w:val="single" w:sz="4" w:space="0" w:color="000000"/>
              <w:right w:val="nil"/>
            </w:tcBorders>
            <w:shd w:val="clear" w:color="auto" w:fill="FFFFFF"/>
            <w:tcMar>
              <w:top w:w="0" w:type="dxa"/>
              <w:left w:w="0" w:type="dxa"/>
              <w:bottom w:w="0" w:type="dxa"/>
              <w:right w:w="0" w:type="dxa"/>
            </w:tcMar>
            <w:vAlign w:val="center"/>
            <w:hideMark/>
          </w:tcPr>
          <w:p w:rsidR="003D1C30" w:rsidRDefault="003D1C30" w:rsidP="003D1C30">
            <w:pPr>
              <w:autoSpaceDE w:val="0"/>
              <w:autoSpaceDN w:val="0"/>
              <w:adjustRightInd w:val="0"/>
              <w:spacing w:line="480" w:lineRule="auto"/>
              <w:jc w:val="center"/>
              <w:rPr>
                <w:color w:val="000000"/>
              </w:rPr>
            </w:pPr>
            <w:r>
              <w:rPr>
                <w:color w:val="000000"/>
              </w:rPr>
              <w:t>14.454</w:t>
            </w:r>
          </w:p>
        </w:tc>
        <w:tc>
          <w:tcPr>
            <w:tcW w:w="559" w:type="pct"/>
            <w:gridSpan w:val="2"/>
            <w:tcBorders>
              <w:top w:val="nil"/>
              <w:left w:val="nil"/>
              <w:bottom w:val="single" w:sz="4" w:space="0" w:color="000000"/>
              <w:right w:val="nil"/>
            </w:tcBorders>
            <w:shd w:val="clear" w:color="auto" w:fill="FFFFFF"/>
          </w:tcPr>
          <w:p w:rsidR="003D1C30" w:rsidRDefault="003D1C30" w:rsidP="003D1C30">
            <w:pPr>
              <w:autoSpaceDE w:val="0"/>
              <w:autoSpaceDN w:val="0"/>
              <w:adjustRightInd w:val="0"/>
              <w:spacing w:line="480" w:lineRule="auto"/>
              <w:jc w:val="center"/>
              <w:rPr>
                <w:color w:val="000000"/>
              </w:rPr>
            </w:pPr>
            <w:r>
              <w:rPr>
                <w:color w:val="000000"/>
              </w:rPr>
              <w:t>-.172</w:t>
            </w:r>
          </w:p>
        </w:tc>
        <w:tc>
          <w:tcPr>
            <w:tcW w:w="559" w:type="pct"/>
            <w:gridSpan w:val="2"/>
            <w:tcBorders>
              <w:top w:val="nil"/>
              <w:left w:val="nil"/>
              <w:bottom w:val="single" w:sz="4" w:space="0" w:color="000000"/>
              <w:right w:val="nil"/>
            </w:tcBorders>
            <w:shd w:val="clear" w:color="auto" w:fill="FFFFFF"/>
            <w:tcMar>
              <w:top w:w="0" w:type="dxa"/>
              <w:left w:w="0" w:type="dxa"/>
              <w:bottom w:w="0" w:type="dxa"/>
              <w:right w:w="0" w:type="dxa"/>
            </w:tcMar>
            <w:vAlign w:val="center"/>
            <w:hideMark/>
          </w:tcPr>
          <w:p w:rsidR="003D1C30" w:rsidRDefault="003D1C30" w:rsidP="003D1C30">
            <w:pPr>
              <w:autoSpaceDE w:val="0"/>
              <w:autoSpaceDN w:val="0"/>
              <w:adjustRightInd w:val="0"/>
              <w:spacing w:line="480" w:lineRule="auto"/>
              <w:jc w:val="center"/>
              <w:rPr>
                <w:color w:val="000000"/>
              </w:rPr>
            </w:pPr>
            <w:r>
              <w:rPr>
                <w:color w:val="000000"/>
              </w:rPr>
              <w:t>7.164</w:t>
            </w:r>
          </w:p>
        </w:tc>
        <w:tc>
          <w:tcPr>
            <w:tcW w:w="507" w:type="pct"/>
            <w:gridSpan w:val="2"/>
            <w:tcBorders>
              <w:top w:val="nil"/>
              <w:left w:val="nil"/>
              <w:bottom w:val="single" w:sz="4" w:space="0" w:color="000000"/>
              <w:right w:val="nil"/>
            </w:tcBorders>
            <w:shd w:val="clear" w:color="auto" w:fill="FFFFFF"/>
            <w:tcMar>
              <w:top w:w="0" w:type="dxa"/>
              <w:left w:w="0" w:type="dxa"/>
              <w:bottom w:w="0" w:type="dxa"/>
              <w:right w:w="0" w:type="dxa"/>
            </w:tcMar>
            <w:vAlign w:val="center"/>
            <w:hideMark/>
          </w:tcPr>
          <w:p w:rsidR="003D1C30" w:rsidRDefault="003D1C30" w:rsidP="003D1C30">
            <w:pPr>
              <w:autoSpaceDE w:val="0"/>
              <w:autoSpaceDN w:val="0"/>
              <w:adjustRightInd w:val="0"/>
              <w:spacing w:line="480" w:lineRule="auto"/>
              <w:jc w:val="center"/>
              <w:rPr>
                <w:color w:val="000000"/>
              </w:rPr>
            </w:pPr>
            <w:r>
              <w:rPr>
                <w:color w:val="000000"/>
              </w:rPr>
              <w:t>10.324</w:t>
            </w:r>
          </w:p>
        </w:tc>
        <w:tc>
          <w:tcPr>
            <w:tcW w:w="507" w:type="pct"/>
            <w:tcBorders>
              <w:top w:val="nil"/>
              <w:left w:val="nil"/>
              <w:bottom w:val="single" w:sz="4" w:space="0" w:color="000000"/>
              <w:right w:val="nil"/>
            </w:tcBorders>
            <w:shd w:val="clear" w:color="auto" w:fill="FFFFFF"/>
          </w:tcPr>
          <w:p w:rsidR="003D1C30" w:rsidRDefault="003D1C30" w:rsidP="003D1C30">
            <w:pPr>
              <w:autoSpaceDE w:val="0"/>
              <w:autoSpaceDN w:val="0"/>
              <w:adjustRightInd w:val="0"/>
              <w:spacing w:line="480" w:lineRule="auto"/>
              <w:jc w:val="center"/>
              <w:rPr>
                <w:color w:val="000000"/>
              </w:rPr>
            </w:pPr>
            <w:r>
              <w:rPr>
                <w:color w:val="000000"/>
              </w:rPr>
              <w:t>.221</w:t>
            </w:r>
          </w:p>
        </w:tc>
      </w:tr>
    </w:tbl>
    <w:p w:rsidR="003D1C30" w:rsidRDefault="003D1C30" w:rsidP="003D1C30">
      <w:pPr>
        <w:spacing w:line="480" w:lineRule="auto"/>
      </w:pPr>
      <w:r>
        <w:t xml:space="preserve">* </w:t>
      </w:r>
      <w:proofErr w:type="gramStart"/>
      <w:r>
        <w:rPr>
          <w:i/>
        </w:rPr>
        <w:t>p</w:t>
      </w:r>
      <w:proofErr w:type="gramEnd"/>
      <w:r>
        <w:rPr>
          <w:i/>
        </w:rPr>
        <w:t xml:space="preserve"> </w:t>
      </w:r>
      <w:r>
        <w:t xml:space="preserve">&lt; .05, ** </w:t>
      </w:r>
      <w:r>
        <w:rPr>
          <w:i/>
        </w:rPr>
        <w:t xml:space="preserve">p </w:t>
      </w:r>
      <w:r>
        <w:t>&lt; .01 (two-tailed).</w:t>
      </w:r>
    </w:p>
    <w:p w:rsidR="003D1C30" w:rsidRDefault="003D1C30" w:rsidP="003D1C30">
      <w:pPr>
        <w:autoSpaceDE w:val="0"/>
        <w:autoSpaceDN w:val="0"/>
        <w:adjustRightInd w:val="0"/>
        <w:spacing w:line="480" w:lineRule="auto"/>
        <w:rPr>
          <w:rFonts w:eastAsia="Times New Roman"/>
          <w:sz w:val="20"/>
          <w:szCs w:val="20"/>
        </w:rPr>
      </w:pPr>
      <w:r>
        <w:rPr>
          <w:sz w:val="20"/>
          <w:szCs w:val="20"/>
        </w:rPr>
        <w:lastRenderedPageBreak/>
        <w:t>Notes: Presence = presence of parent (</w:t>
      </w:r>
      <w:r>
        <w:rPr>
          <w:rFonts w:eastAsia="Times New Roman"/>
          <w:sz w:val="20"/>
          <w:szCs w:val="20"/>
        </w:rPr>
        <w:t xml:space="preserve">1 = absent; 2 = minimal interaction; 3 = moderate or full interaction); Setting = location of study (1 = home; 2 = lab; 3 = nursery); Country = Gender Inequality Index, a measure of how gender-egalitarian the country was at the time the study took place; Publication years = years since publication of the study: </w:t>
      </w:r>
      <w:r>
        <w:rPr>
          <w:sz w:val="20"/>
          <w:szCs w:val="20"/>
        </w:rPr>
        <w:t xml:space="preserve">Age = age of group in months; </w:t>
      </w:r>
      <w:r>
        <w:rPr>
          <w:rFonts w:eastAsia="Times New Roman"/>
          <w:sz w:val="20"/>
          <w:szCs w:val="20"/>
        </w:rPr>
        <w:t>Gender neutral toys = whether or not ‘gender–neutral’ as well as ‘gender-typed’ toys were included in the study as stimuli.</w:t>
      </w:r>
    </w:p>
    <w:p w:rsidR="003D1C30" w:rsidRDefault="003D1C30" w:rsidP="003D1C30">
      <w:pPr>
        <w:autoSpaceDE w:val="0"/>
        <w:autoSpaceDN w:val="0"/>
        <w:adjustRightInd w:val="0"/>
        <w:spacing w:line="480" w:lineRule="auto"/>
        <w:rPr>
          <w:sz w:val="20"/>
          <w:szCs w:val="20"/>
        </w:rPr>
      </w:pPr>
      <w:r>
        <w:rPr>
          <w:rFonts w:eastAsia="Times New Roman"/>
          <w:sz w:val="20"/>
          <w:szCs w:val="20"/>
        </w:rPr>
        <w:t>A: in order to not violate the assumptions of the regression the categorical data was split</w:t>
      </w:r>
    </w:p>
    <w:p w:rsidR="003D1C30" w:rsidRDefault="003D1C30" w:rsidP="003D1C30">
      <w:pPr>
        <w:autoSpaceDE w:val="0"/>
        <w:autoSpaceDN w:val="0"/>
        <w:adjustRightInd w:val="0"/>
        <w:spacing w:line="480" w:lineRule="auto"/>
        <w:rPr>
          <w:b/>
          <w:bCs/>
        </w:rPr>
      </w:pPr>
      <w:r>
        <w:rPr>
          <w:b/>
          <w:bCs/>
        </w:rPr>
        <w:br w:type="page"/>
      </w:r>
    </w:p>
    <w:p w:rsidR="003D1C30" w:rsidRDefault="003D1C30" w:rsidP="003D1C30">
      <w:pPr>
        <w:pStyle w:val="Default"/>
        <w:ind w:firstLine="0"/>
        <w:rPr>
          <w:rFonts w:ascii="Times New Roman" w:hAnsi="Times New Roman" w:cs="Times New Roman"/>
          <w:bCs/>
          <w:color w:val="auto"/>
        </w:rPr>
      </w:pPr>
      <w:proofErr w:type="gramStart"/>
      <w:r>
        <w:rPr>
          <w:rFonts w:ascii="Times New Roman" w:hAnsi="Times New Roman" w:cs="Times New Roman"/>
          <w:b/>
          <w:bCs/>
          <w:color w:val="auto"/>
        </w:rPr>
        <w:lastRenderedPageBreak/>
        <w:t>Table 7a.</w:t>
      </w:r>
      <w:proofErr w:type="gramEnd"/>
      <w:r>
        <w:rPr>
          <w:rFonts w:ascii="Times New Roman" w:hAnsi="Times New Roman" w:cs="Times New Roman"/>
          <w:bCs/>
          <w:color w:val="auto"/>
        </w:rPr>
        <w:t xml:space="preserve"> </w:t>
      </w:r>
    </w:p>
    <w:p w:rsidR="003D1C30" w:rsidRPr="002C43CC" w:rsidRDefault="003D1C30" w:rsidP="003D1C30">
      <w:pPr>
        <w:pStyle w:val="Default"/>
        <w:ind w:firstLine="0"/>
        <w:rPr>
          <w:rStyle w:val="CommentReference"/>
          <w:rFonts w:ascii="Calibri" w:hAnsi="Calibri"/>
          <w:lang w:val="en-GB"/>
        </w:rPr>
      </w:pPr>
      <w:r w:rsidRPr="002C43CC">
        <w:rPr>
          <w:rFonts w:ascii="Times New Roman" w:hAnsi="Times New Roman" w:cs="Times New Roman"/>
          <w:bCs/>
          <w:color w:val="auto"/>
        </w:rPr>
        <w:t xml:space="preserve">Spearman </w:t>
      </w:r>
      <w:proofErr w:type="spellStart"/>
      <w:r w:rsidRPr="002C43CC">
        <w:rPr>
          <w:rFonts w:ascii="Times New Roman" w:hAnsi="Times New Roman" w:cs="Times New Roman"/>
          <w:bCs/>
          <w:color w:val="auto"/>
        </w:rPr>
        <w:t>bivariate</w:t>
      </w:r>
      <w:proofErr w:type="spellEnd"/>
      <w:r w:rsidRPr="002C43CC">
        <w:rPr>
          <w:rFonts w:ascii="Times New Roman" w:hAnsi="Times New Roman" w:cs="Times New Roman"/>
          <w:bCs/>
          <w:color w:val="auto"/>
        </w:rPr>
        <w:t xml:space="preserve"> correlations for predictors and boys play </w:t>
      </w:r>
      <w:proofErr w:type="spellStart"/>
      <w:r w:rsidRPr="002C43CC">
        <w:rPr>
          <w:rFonts w:ascii="Times New Roman" w:hAnsi="Times New Roman" w:cs="Times New Roman"/>
          <w:bCs/>
          <w:color w:val="auto"/>
        </w:rPr>
        <w:t>behaviour</w:t>
      </w:r>
      <w:proofErr w:type="spellEnd"/>
      <w:r w:rsidRPr="002C43CC">
        <w:rPr>
          <w:rFonts w:ascii="Times New Roman" w:hAnsi="Times New Roman" w:cs="Times New Roman"/>
          <w:bCs/>
          <w:color w:val="auto"/>
        </w:rPr>
        <w:t xml:space="preserve"> with ‘male-typed’ toys and ‘female-typed’ toys </w:t>
      </w:r>
    </w:p>
    <w:p w:rsidR="003D1C30" w:rsidRDefault="003D1C30" w:rsidP="003D1C30">
      <w:pPr>
        <w:pStyle w:val="NoSpacing"/>
        <w:jc w:val="both"/>
        <w:rPr>
          <w:rFonts w:ascii="Times New Roman" w:hAnsi="Times New Roman"/>
          <w:sz w:val="24"/>
          <w:szCs w:val="24"/>
          <w:lang w:eastAsia="en-GB"/>
        </w:rPr>
      </w:pPr>
    </w:p>
    <w:tbl>
      <w:tblPr>
        <w:tblW w:w="5080" w:type="pct"/>
        <w:tblLayout w:type="fixed"/>
        <w:tblCellMar>
          <w:left w:w="0" w:type="dxa"/>
          <w:right w:w="0" w:type="dxa"/>
        </w:tblCellMar>
        <w:tblLook w:val="04A0"/>
      </w:tblPr>
      <w:tblGrid>
        <w:gridCol w:w="1417"/>
        <w:gridCol w:w="1827"/>
        <w:gridCol w:w="1832"/>
        <w:gridCol w:w="1818"/>
        <w:gridCol w:w="1827"/>
        <w:gridCol w:w="1824"/>
        <w:gridCol w:w="1824"/>
        <w:gridCol w:w="1812"/>
      </w:tblGrid>
      <w:tr w:rsidR="003D1C30" w:rsidTr="003D1C30">
        <w:trPr>
          <w:cantSplit/>
          <w:trHeight w:val="800"/>
        </w:trPr>
        <w:tc>
          <w:tcPr>
            <w:tcW w:w="500" w:type="pct"/>
            <w:tcBorders>
              <w:top w:val="single" w:sz="4" w:space="0" w:color="auto"/>
              <w:left w:val="nil"/>
              <w:bottom w:val="single" w:sz="4" w:space="0" w:color="auto"/>
              <w:right w:val="nil"/>
            </w:tcBorders>
            <w:shd w:val="clear" w:color="auto" w:fill="FFFFFF"/>
          </w:tcPr>
          <w:p w:rsidR="003D1C30" w:rsidRDefault="003D1C30" w:rsidP="003D1C30">
            <w:pPr>
              <w:autoSpaceDE w:val="0"/>
              <w:autoSpaceDN w:val="0"/>
              <w:adjustRightInd w:val="0"/>
              <w:spacing w:line="480" w:lineRule="auto"/>
              <w:jc w:val="center"/>
              <w:rPr>
                <w:b/>
                <w:color w:val="000000"/>
              </w:rPr>
            </w:pPr>
          </w:p>
        </w:tc>
        <w:tc>
          <w:tcPr>
            <w:tcW w:w="644" w:type="pct"/>
            <w:tcBorders>
              <w:top w:val="single" w:sz="4" w:space="0" w:color="auto"/>
              <w:left w:val="nil"/>
              <w:bottom w:val="single" w:sz="4" w:space="0" w:color="auto"/>
              <w:right w:val="nil"/>
            </w:tcBorders>
            <w:shd w:val="clear" w:color="auto" w:fill="FFFFFF"/>
          </w:tcPr>
          <w:p w:rsidR="003D1C30" w:rsidRDefault="003D1C30" w:rsidP="003D1C30">
            <w:pPr>
              <w:autoSpaceDE w:val="0"/>
              <w:autoSpaceDN w:val="0"/>
              <w:adjustRightInd w:val="0"/>
              <w:spacing w:line="480" w:lineRule="auto"/>
              <w:jc w:val="center"/>
              <w:rPr>
                <w:b/>
                <w:color w:val="000000"/>
              </w:rPr>
            </w:pPr>
          </w:p>
          <w:p w:rsidR="003D1C30" w:rsidRDefault="003D1C30" w:rsidP="003D1C30">
            <w:pPr>
              <w:autoSpaceDE w:val="0"/>
              <w:autoSpaceDN w:val="0"/>
              <w:adjustRightInd w:val="0"/>
              <w:spacing w:line="480" w:lineRule="auto"/>
              <w:jc w:val="center"/>
              <w:rPr>
                <w:b/>
                <w:color w:val="000000"/>
              </w:rPr>
            </w:pPr>
            <w:r>
              <w:rPr>
                <w:b/>
                <w:color w:val="000000"/>
              </w:rPr>
              <w:t>Present</w:t>
            </w:r>
          </w:p>
        </w:tc>
        <w:tc>
          <w:tcPr>
            <w:tcW w:w="646" w:type="pct"/>
            <w:tcBorders>
              <w:top w:val="single" w:sz="4" w:space="0" w:color="auto"/>
              <w:left w:val="nil"/>
              <w:bottom w:val="single" w:sz="4" w:space="0" w:color="auto"/>
              <w:right w:val="nil"/>
            </w:tcBorders>
            <w:shd w:val="clear" w:color="auto" w:fill="FFFFFF"/>
            <w:vAlign w:val="bottom"/>
            <w:hideMark/>
          </w:tcPr>
          <w:p w:rsidR="003D1C30" w:rsidRDefault="003D1C30" w:rsidP="003D1C30">
            <w:pPr>
              <w:autoSpaceDE w:val="0"/>
              <w:autoSpaceDN w:val="0"/>
              <w:adjustRightInd w:val="0"/>
              <w:spacing w:line="480" w:lineRule="auto"/>
              <w:rPr>
                <w:b/>
                <w:color w:val="000000"/>
              </w:rPr>
            </w:pPr>
            <w:r>
              <w:rPr>
                <w:b/>
                <w:color w:val="000000"/>
              </w:rPr>
              <w:t xml:space="preserve"> (GII)</w:t>
            </w:r>
          </w:p>
        </w:tc>
        <w:tc>
          <w:tcPr>
            <w:tcW w:w="641" w:type="pct"/>
            <w:tcBorders>
              <w:top w:val="single" w:sz="4" w:space="0" w:color="auto"/>
              <w:left w:val="nil"/>
              <w:bottom w:val="single" w:sz="4" w:space="0" w:color="auto"/>
              <w:right w:val="nil"/>
            </w:tcBorders>
            <w:shd w:val="clear" w:color="auto" w:fill="FFFFFF"/>
            <w:vAlign w:val="bottom"/>
            <w:hideMark/>
          </w:tcPr>
          <w:p w:rsidR="003D1C30" w:rsidRDefault="003D1C30" w:rsidP="003D1C30">
            <w:pPr>
              <w:autoSpaceDE w:val="0"/>
              <w:autoSpaceDN w:val="0"/>
              <w:adjustRightInd w:val="0"/>
              <w:spacing w:line="480" w:lineRule="auto"/>
              <w:rPr>
                <w:b/>
                <w:color w:val="000000"/>
              </w:rPr>
            </w:pPr>
            <w:r>
              <w:rPr>
                <w:b/>
                <w:color w:val="000000"/>
              </w:rPr>
              <w:t>Publication years</w:t>
            </w:r>
          </w:p>
        </w:tc>
        <w:tc>
          <w:tcPr>
            <w:tcW w:w="644" w:type="pct"/>
            <w:tcBorders>
              <w:top w:val="single" w:sz="4" w:space="0" w:color="auto"/>
              <w:left w:val="nil"/>
              <w:bottom w:val="single" w:sz="4" w:space="0" w:color="auto"/>
              <w:right w:val="nil"/>
            </w:tcBorders>
            <w:shd w:val="clear" w:color="auto" w:fill="FFFFFF"/>
            <w:vAlign w:val="bottom"/>
            <w:hideMark/>
          </w:tcPr>
          <w:p w:rsidR="003D1C30" w:rsidRDefault="003D1C30" w:rsidP="003D1C30">
            <w:pPr>
              <w:autoSpaceDE w:val="0"/>
              <w:autoSpaceDN w:val="0"/>
              <w:adjustRightInd w:val="0"/>
              <w:spacing w:line="480" w:lineRule="auto"/>
              <w:jc w:val="center"/>
              <w:rPr>
                <w:b/>
                <w:color w:val="000000"/>
              </w:rPr>
            </w:pPr>
            <w:r>
              <w:rPr>
                <w:b/>
                <w:color w:val="000000"/>
              </w:rPr>
              <w:t>Age</w:t>
            </w:r>
          </w:p>
        </w:tc>
        <w:tc>
          <w:tcPr>
            <w:tcW w:w="643" w:type="pct"/>
            <w:tcBorders>
              <w:top w:val="single" w:sz="4" w:space="0" w:color="auto"/>
              <w:left w:val="nil"/>
              <w:bottom w:val="single" w:sz="4" w:space="0" w:color="auto"/>
              <w:right w:val="nil"/>
            </w:tcBorders>
            <w:shd w:val="clear" w:color="auto" w:fill="FFFFFF"/>
          </w:tcPr>
          <w:p w:rsidR="003D1C30" w:rsidRDefault="003D1C30" w:rsidP="003D1C30">
            <w:pPr>
              <w:autoSpaceDE w:val="0"/>
              <w:autoSpaceDN w:val="0"/>
              <w:adjustRightInd w:val="0"/>
              <w:spacing w:line="480" w:lineRule="auto"/>
              <w:ind w:hanging="11"/>
              <w:jc w:val="center"/>
              <w:rPr>
                <w:b/>
                <w:color w:val="000000"/>
              </w:rPr>
            </w:pPr>
            <w:r>
              <w:rPr>
                <w:b/>
                <w:color w:val="000000"/>
              </w:rPr>
              <w:t xml:space="preserve">Home </w:t>
            </w:r>
            <w:proofErr w:type="spellStart"/>
            <w:r>
              <w:rPr>
                <w:b/>
                <w:color w:val="000000"/>
              </w:rPr>
              <w:t>vs</w:t>
            </w:r>
            <w:proofErr w:type="spellEnd"/>
            <w:r>
              <w:rPr>
                <w:b/>
                <w:color w:val="000000"/>
              </w:rPr>
              <w:t xml:space="preserve"> Laboratory</w:t>
            </w:r>
          </w:p>
        </w:tc>
        <w:tc>
          <w:tcPr>
            <w:tcW w:w="643" w:type="pct"/>
            <w:tcBorders>
              <w:top w:val="single" w:sz="4" w:space="0" w:color="auto"/>
              <w:left w:val="nil"/>
              <w:bottom w:val="single" w:sz="4" w:space="0" w:color="auto"/>
              <w:right w:val="nil"/>
            </w:tcBorders>
            <w:shd w:val="clear" w:color="auto" w:fill="FFFFFF"/>
          </w:tcPr>
          <w:p w:rsidR="003D1C30" w:rsidRDefault="003D1C30" w:rsidP="003D1C30">
            <w:pPr>
              <w:autoSpaceDE w:val="0"/>
              <w:autoSpaceDN w:val="0"/>
              <w:adjustRightInd w:val="0"/>
              <w:spacing w:line="480" w:lineRule="auto"/>
              <w:ind w:firstLine="4"/>
              <w:jc w:val="center"/>
              <w:rPr>
                <w:b/>
                <w:color w:val="000000"/>
              </w:rPr>
            </w:pPr>
            <w:r>
              <w:rPr>
                <w:b/>
                <w:color w:val="000000"/>
              </w:rPr>
              <w:t xml:space="preserve">Nursery </w:t>
            </w:r>
            <w:proofErr w:type="spellStart"/>
            <w:r>
              <w:rPr>
                <w:b/>
                <w:color w:val="000000"/>
              </w:rPr>
              <w:t>vs</w:t>
            </w:r>
            <w:proofErr w:type="spellEnd"/>
            <w:r>
              <w:rPr>
                <w:b/>
                <w:color w:val="000000"/>
              </w:rPr>
              <w:t xml:space="preserve"> Laboratory </w:t>
            </w:r>
          </w:p>
        </w:tc>
        <w:tc>
          <w:tcPr>
            <w:tcW w:w="639" w:type="pct"/>
            <w:tcBorders>
              <w:top w:val="single" w:sz="4" w:space="0" w:color="auto"/>
              <w:left w:val="nil"/>
              <w:bottom w:val="single" w:sz="4" w:space="0" w:color="auto"/>
              <w:right w:val="nil"/>
            </w:tcBorders>
            <w:shd w:val="clear" w:color="auto" w:fill="FFFFFF"/>
          </w:tcPr>
          <w:p w:rsidR="003D1C30" w:rsidRDefault="003D1C30" w:rsidP="003D1C30">
            <w:pPr>
              <w:autoSpaceDE w:val="0"/>
              <w:autoSpaceDN w:val="0"/>
              <w:adjustRightInd w:val="0"/>
              <w:spacing w:line="480" w:lineRule="auto"/>
              <w:ind w:firstLine="19"/>
              <w:jc w:val="center"/>
              <w:rPr>
                <w:b/>
                <w:color w:val="000000"/>
              </w:rPr>
            </w:pPr>
            <w:r>
              <w:rPr>
                <w:b/>
                <w:color w:val="000000"/>
              </w:rPr>
              <w:t>Gender-neutral toys</w:t>
            </w:r>
          </w:p>
        </w:tc>
      </w:tr>
      <w:tr w:rsidR="003D1C30" w:rsidTr="003D1C30">
        <w:trPr>
          <w:cantSplit/>
          <w:trHeight w:val="1261"/>
        </w:trPr>
        <w:tc>
          <w:tcPr>
            <w:tcW w:w="500" w:type="pct"/>
            <w:tcBorders>
              <w:top w:val="single" w:sz="4" w:space="0" w:color="auto"/>
              <w:left w:val="nil"/>
              <w:bottom w:val="nil"/>
              <w:right w:val="nil"/>
            </w:tcBorders>
            <w:shd w:val="clear" w:color="auto" w:fill="FFFFFF"/>
          </w:tcPr>
          <w:p w:rsidR="003D1C30" w:rsidRDefault="003D1C30" w:rsidP="003D1C30">
            <w:pPr>
              <w:autoSpaceDE w:val="0"/>
              <w:autoSpaceDN w:val="0"/>
              <w:adjustRightInd w:val="0"/>
              <w:spacing w:line="480" w:lineRule="auto"/>
              <w:ind w:right="60"/>
              <w:rPr>
                <w:color w:val="000000"/>
              </w:rPr>
            </w:pPr>
          </w:p>
          <w:p w:rsidR="003D1C30" w:rsidRDefault="003D1C30" w:rsidP="003D1C30">
            <w:pPr>
              <w:autoSpaceDE w:val="0"/>
              <w:autoSpaceDN w:val="0"/>
              <w:adjustRightInd w:val="0"/>
              <w:spacing w:line="480" w:lineRule="auto"/>
              <w:ind w:left="60" w:right="60" w:hanging="60"/>
              <w:rPr>
                <w:color w:val="000000"/>
              </w:rPr>
            </w:pPr>
            <w:r>
              <w:rPr>
                <w:color w:val="000000"/>
              </w:rPr>
              <w:t>‘Male-typed’</w:t>
            </w:r>
          </w:p>
        </w:tc>
        <w:tc>
          <w:tcPr>
            <w:tcW w:w="644" w:type="pct"/>
            <w:tcBorders>
              <w:top w:val="single" w:sz="4" w:space="0" w:color="auto"/>
              <w:left w:val="nil"/>
              <w:bottom w:val="nil"/>
              <w:right w:val="nil"/>
            </w:tcBorders>
            <w:shd w:val="clear" w:color="auto" w:fill="FFFFFF"/>
          </w:tcPr>
          <w:p w:rsidR="003D1C30" w:rsidRDefault="003D1C30" w:rsidP="003D1C30">
            <w:pPr>
              <w:autoSpaceDE w:val="0"/>
              <w:autoSpaceDN w:val="0"/>
              <w:adjustRightInd w:val="0"/>
              <w:spacing w:line="480" w:lineRule="auto"/>
              <w:ind w:left="60" w:right="60"/>
              <w:jc w:val="center"/>
              <w:rPr>
                <w:color w:val="000000"/>
              </w:rPr>
            </w:pPr>
          </w:p>
          <w:p w:rsidR="003D1C30" w:rsidRDefault="003D1C30" w:rsidP="003D1C30">
            <w:pPr>
              <w:autoSpaceDE w:val="0"/>
              <w:autoSpaceDN w:val="0"/>
              <w:adjustRightInd w:val="0"/>
              <w:spacing w:line="480" w:lineRule="auto"/>
              <w:ind w:left="60" w:right="60"/>
              <w:jc w:val="center"/>
              <w:rPr>
                <w:color w:val="000000"/>
              </w:rPr>
            </w:pPr>
            <w:r>
              <w:rPr>
                <w:color w:val="000000"/>
              </w:rPr>
              <w:t>.092</w:t>
            </w:r>
          </w:p>
        </w:tc>
        <w:tc>
          <w:tcPr>
            <w:tcW w:w="646" w:type="pct"/>
            <w:tcBorders>
              <w:top w:val="single" w:sz="4" w:space="0" w:color="auto"/>
              <w:left w:val="nil"/>
              <w:bottom w:val="nil"/>
              <w:right w:val="nil"/>
            </w:tcBorders>
            <w:shd w:val="clear" w:color="auto" w:fill="FFFFFF"/>
            <w:vAlign w:val="center"/>
          </w:tcPr>
          <w:p w:rsidR="003D1C30" w:rsidRDefault="003D1C30" w:rsidP="003D1C30">
            <w:pPr>
              <w:autoSpaceDE w:val="0"/>
              <w:autoSpaceDN w:val="0"/>
              <w:adjustRightInd w:val="0"/>
              <w:spacing w:line="480" w:lineRule="auto"/>
              <w:ind w:left="60" w:right="60"/>
              <w:jc w:val="center"/>
              <w:rPr>
                <w:color w:val="000000"/>
              </w:rPr>
            </w:pPr>
            <w:r>
              <w:rPr>
                <w:color w:val="000000"/>
              </w:rPr>
              <w:t>.165</w:t>
            </w:r>
          </w:p>
        </w:tc>
        <w:tc>
          <w:tcPr>
            <w:tcW w:w="641" w:type="pct"/>
            <w:tcBorders>
              <w:top w:val="single" w:sz="4" w:space="0" w:color="auto"/>
              <w:left w:val="nil"/>
              <w:bottom w:val="nil"/>
              <w:right w:val="nil"/>
            </w:tcBorders>
            <w:shd w:val="clear" w:color="auto" w:fill="FFFFFF"/>
            <w:vAlign w:val="center"/>
          </w:tcPr>
          <w:p w:rsidR="003D1C30" w:rsidRDefault="003D1C30" w:rsidP="003D1C30">
            <w:pPr>
              <w:autoSpaceDE w:val="0"/>
              <w:autoSpaceDN w:val="0"/>
              <w:adjustRightInd w:val="0"/>
              <w:spacing w:line="480" w:lineRule="auto"/>
              <w:ind w:left="60" w:right="60"/>
              <w:jc w:val="center"/>
              <w:rPr>
                <w:color w:val="000000"/>
              </w:rPr>
            </w:pPr>
            <w:r>
              <w:rPr>
                <w:color w:val="000000"/>
              </w:rPr>
              <w:t>.712**</w:t>
            </w:r>
          </w:p>
        </w:tc>
        <w:tc>
          <w:tcPr>
            <w:tcW w:w="644" w:type="pct"/>
            <w:tcBorders>
              <w:top w:val="single" w:sz="4" w:space="0" w:color="auto"/>
              <w:left w:val="nil"/>
              <w:bottom w:val="nil"/>
              <w:right w:val="nil"/>
            </w:tcBorders>
            <w:shd w:val="clear" w:color="auto" w:fill="FFFFFF"/>
            <w:vAlign w:val="center"/>
          </w:tcPr>
          <w:p w:rsidR="003D1C30" w:rsidRDefault="003D1C30" w:rsidP="003D1C30">
            <w:pPr>
              <w:autoSpaceDE w:val="0"/>
              <w:autoSpaceDN w:val="0"/>
              <w:adjustRightInd w:val="0"/>
              <w:spacing w:line="480" w:lineRule="auto"/>
              <w:ind w:left="597" w:right="60"/>
              <w:rPr>
                <w:color w:val="000000"/>
              </w:rPr>
            </w:pPr>
            <w:r>
              <w:rPr>
                <w:color w:val="000000"/>
              </w:rPr>
              <w:t>.540*</w:t>
            </w:r>
          </w:p>
        </w:tc>
        <w:tc>
          <w:tcPr>
            <w:tcW w:w="643" w:type="pct"/>
            <w:tcBorders>
              <w:top w:val="single" w:sz="4" w:space="0" w:color="auto"/>
              <w:left w:val="nil"/>
              <w:bottom w:val="nil"/>
              <w:right w:val="nil"/>
            </w:tcBorders>
            <w:shd w:val="clear" w:color="auto" w:fill="FFFFFF"/>
          </w:tcPr>
          <w:p w:rsidR="003D1C30" w:rsidRDefault="003D1C30" w:rsidP="003D1C30">
            <w:pPr>
              <w:autoSpaceDE w:val="0"/>
              <w:autoSpaceDN w:val="0"/>
              <w:adjustRightInd w:val="0"/>
              <w:spacing w:line="480" w:lineRule="auto"/>
              <w:ind w:left="60" w:right="60"/>
              <w:jc w:val="center"/>
              <w:rPr>
                <w:color w:val="000000"/>
              </w:rPr>
            </w:pPr>
          </w:p>
          <w:p w:rsidR="003D1C30" w:rsidRDefault="003D1C30" w:rsidP="003D1C30">
            <w:pPr>
              <w:autoSpaceDE w:val="0"/>
              <w:autoSpaceDN w:val="0"/>
              <w:adjustRightInd w:val="0"/>
              <w:spacing w:line="480" w:lineRule="auto"/>
              <w:ind w:left="60" w:right="60"/>
              <w:jc w:val="center"/>
              <w:rPr>
                <w:color w:val="000000"/>
              </w:rPr>
            </w:pPr>
            <w:r>
              <w:rPr>
                <w:color w:val="000000"/>
              </w:rPr>
              <w:t>-.336</w:t>
            </w:r>
          </w:p>
        </w:tc>
        <w:tc>
          <w:tcPr>
            <w:tcW w:w="643" w:type="pct"/>
            <w:tcBorders>
              <w:top w:val="single" w:sz="4" w:space="0" w:color="auto"/>
              <w:left w:val="nil"/>
              <w:bottom w:val="nil"/>
              <w:right w:val="nil"/>
            </w:tcBorders>
            <w:shd w:val="clear" w:color="auto" w:fill="FFFFFF"/>
          </w:tcPr>
          <w:p w:rsidR="003D1C30" w:rsidRDefault="003D1C30" w:rsidP="003D1C30">
            <w:pPr>
              <w:autoSpaceDE w:val="0"/>
              <w:autoSpaceDN w:val="0"/>
              <w:adjustRightInd w:val="0"/>
              <w:spacing w:line="480" w:lineRule="auto"/>
              <w:ind w:left="60" w:right="60"/>
              <w:jc w:val="center"/>
              <w:rPr>
                <w:color w:val="000000"/>
              </w:rPr>
            </w:pPr>
          </w:p>
          <w:p w:rsidR="003D1C30" w:rsidRDefault="003D1C30" w:rsidP="003D1C30">
            <w:pPr>
              <w:autoSpaceDE w:val="0"/>
              <w:autoSpaceDN w:val="0"/>
              <w:adjustRightInd w:val="0"/>
              <w:spacing w:line="480" w:lineRule="auto"/>
              <w:ind w:left="60" w:right="60"/>
              <w:jc w:val="center"/>
              <w:rPr>
                <w:color w:val="000000"/>
              </w:rPr>
            </w:pPr>
            <w:r>
              <w:rPr>
                <w:color w:val="000000"/>
              </w:rPr>
              <w:t>-.195</w:t>
            </w:r>
          </w:p>
        </w:tc>
        <w:tc>
          <w:tcPr>
            <w:tcW w:w="639" w:type="pct"/>
            <w:tcBorders>
              <w:top w:val="single" w:sz="4" w:space="0" w:color="auto"/>
              <w:left w:val="nil"/>
              <w:bottom w:val="nil"/>
              <w:right w:val="nil"/>
            </w:tcBorders>
            <w:shd w:val="clear" w:color="auto" w:fill="FFFFFF"/>
          </w:tcPr>
          <w:p w:rsidR="003D1C30" w:rsidRDefault="003D1C30" w:rsidP="003D1C30">
            <w:pPr>
              <w:autoSpaceDE w:val="0"/>
              <w:autoSpaceDN w:val="0"/>
              <w:adjustRightInd w:val="0"/>
              <w:spacing w:line="480" w:lineRule="auto"/>
              <w:ind w:left="60" w:right="60"/>
              <w:jc w:val="center"/>
              <w:rPr>
                <w:color w:val="000000"/>
              </w:rPr>
            </w:pPr>
          </w:p>
          <w:p w:rsidR="003D1C30" w:rsidRDefault="003D1C30" w:rsidP="003D1C30">
            <w:pPr>
              <w:autoSpaceDE w:val="0"/>
              <w:autoSpaceDN w:val="0"/>
              <w:adjustRightInd w:val="0"/>
              <w:spacing w:line="480" w:lineRule="auto"/>
              <w:ind w:left="60" w:right="60"/>
              <w:jc w:val="center"/>
              <w:rPr>
                <w:color w:val="000000"/>
              </w:rPr>
            </w:pPr>
            <w:r>
              <w:rPr>
                <w:color w:val="000000"/>
              </w:rPr>
              <w:t>.377</w:t>
            </w:r>
          </w:p>
        </w:tc>
      </w:tr>
      <w:tr w:rsidR="003D1C30" w:rsidTr="003D1C30">
        <w:trPr>
          <w:cantSplit/>
        </w:trPr>
        <w:tc>
          <w:tcPr>
            <w:tcW w:w="500" w:type="pct"/>
            <w:tcBorders>
              <w:top w:val="nil"/>
              <w:left w:val="nil"/>
              <w:bottom w:val="nil"/>
              <w:right w:val="nil"/>
            </w:tcBorders>
            <w:shd w:val="clear" w:color="auto" w:fill="FFFFFF"/>
            <w:hideMark/>
          </w:tcPr>
          <w:p w:rsidR="003D1C30" w:rsidRDefault="003D1C30" w:rsidP="003D1C30">
            <w:pPr>
              <w:autoSpaceDE w:val="0"/>
              <w:autoSpaceDN w:val="0"/>
              <w:adjustRightInd w:val="0"/>
              <w:spacing w:line="480" w:lineRule="auto"/>
              <w:ind w:left="60" w:right="-194" w:hanging="202"/>
              <w:jc w:val="center"/>
              <w:rPr>
                <w:color w:val="000000"/>
              </w:rPr>
            </w:pPr>
            <w:r>
              <w:rPr>
                <w:color w:val="000000"/>
              </w:rPr>
              <w:t>‘Female typed’</w:t>
            </w:r>
          </w:p>
        </w:tc>
        <w:tc>
          <w:tcPr>
            <w:tcW w:w="644" w:type="pct"/>
            <w:tcBorders>
              <w:top w:val="nil"/>
              <w:left w:val="nil"/>
              <w:bottom w:val="nil"/>
              <w:right w:val="nil"/>
            </w:tcBorders>
            <w:shd w:val="clear" w:color="auto" w:fill="FFFFFF"/>
          </w:tcPr>
          <w:p w:rsidR="003D1C30" w:rsidRDefault="003D1C30" w:rsidP="003D1C30">
            <w:pPr>
              <w:autoSpaceDE w:val="0"/>
              <w:autoSpaceDN w:val="0"/>
              <w:adjustRightInd w:val="0"/>
              <w:spacing w:line="480" w:lineRule="auto"/>
              <w:ind w:left="60" w:right="60"/>
              <w:jc w:val="center"/>
              <w:rPr>
                <w:color w:val="000000"/>
              </w:rPr>
            </w:pPr>
            <w:r>
              <w:rPr>
                <w:color w:val="000000"/>
              </w:rPr>
              <w:t>.412*</w:t>
            </w:r>
          </w:p>
        </w:tc>
        <w:tc>
          <w:tcPr>
            <w:tcW w:w="646" w:type="pct"/>
            <w:tcBorders>
              <w:top w:val="nil"/>
              <w:left w:val="nil"/>
              <w:bottom w:val="nil"/>
              <w:right w:val="nil"/>
            </w:tcBorders>
            <w:shd w:val="clear" w:color="auto" w:fill="FFFFFF"/>
            <w:hideMark/>
          </w:tcPr>
          <w:p w:rsidR="003D1C30" w:rsidRDefault="003D1C30" w:rsidP="003D1C30">
            <w:pPr>
              <w:autoSpaceDE w:val="0"/>
              <w:autoSpaceDN w:val="0"/>
              <w:adjustRightInd w:val="0"/>
              <w:spacing w:line="480" w:lineRule="auto"/>
              <w:ind w:left="60" w:right="60"/>
              <w:jc w:val="center"/>
            </w:pPr>
            <w:r>
              <w:rPr>
                <w:color w:val="000000"/>
              </w:rPr>
              <w:t>.088</w:t>
            </w:r>
          </w:p>
        </w:tc>
        <w:tc>
          <w:tcPr>
            <w:tcW w:w="641" w:type="pct"/>
            <w:tcBorders>
              <w:top w:val="nil"/>
              <w:left w:val="nil"/>
              <w:bottom w:val="nil"/>
              <w:right w:val="nil"/>
            </w:tcBorders>
            <w:shd w:val="clear" w:color="auto" w:fill="FFFFFF"/>
            <w:vAlign w:val="center"/>
            <w:hideMark/>
          </w:tcPr>
          <w:p w:rsidR="003D1C30" w:rsidRDefault="003D1C30" w:rsidP="003D1C30">
            <w:pPr>
              <w:autoSpaceDE w:val="0"/>
              <w:autoSpaceDN w:val="0"/>
              <w:adjustRightInd w:val="0"/>
              <w:spacing w:line="480" w:lineRule="auto"/>
              <w:ind w:left="60" w:right="60"/>
              <w:jc w:val="center"/>
            </w:pPr>
            <w:r>
              <w:t>.142</w:t>
            </w:r>
          </w:p>
        </w:tc>
        <w:tc>
          <w:tcPr>
            <w:tcW w:w="644" w:type="pct"/>
            <w:tcBorders>
              <w:top w:val="nil"/>
              <w:left w:val="nil"/>
              <w:bottom w:val="nil"/>
              <w:right w:val="nil"/>
            </w:tcBorders>
            <w:shd w:val="clear" w:color="auto" w:fill="FFFFFF"/>
            <w:vAlign w:val="center"/>
            <w:hideMark/>
          </w:tcPr>
          <w:p w:rsidR="003D1C30" w:rsidRDefault="003D1C30" w:rsidP="003D1C30">
            <w:pPr>
              <w:autoSpaceDE w:val="0"/>
              <w:autoSpaceDN w:val="0"/>
              <w:adjustRightInd w:val="0"/>
              <w:spacing w:line="480" w:lineRule="auto"/>
              <w:ind w:left="60" w:right="60" w:firstLine="251"/>
              <w:jc w:val="center"/>
              <w:rPr>
                <w:color w:val="000000"/>
              </w:rPr>
            </w:pPr>
            <w:r>
              <w:rPr>
                <w:color w:val="000000"/>
              </w:rPr>
              <w:t>-.510*</w:t>
            </w:r>
          </w:p>
        </w:tc>
        <w:tc>
          <w:tcPr>
            <w:tcW w:w="643" w:type="pct"/>
            <w:tcBorders>
              <w:top w:val="nil"/>
              <w:left w:val="nil"/>
              <w:bottom w:val="nil"/>
              <w:right w:val="nil"/>
            </w:tcBorders>
            <w:shd w:val="clear" w:color="auto" w:fill="FFFFFF"/>
          </w:tcPr>
          <w:p w:rsidR="003D1C30" w:rsidRDefault="003D1C30" w:rsidP="003D1C30">
            <w:pPr>
              <w:autoSpaceDE w:val="0"/>
              <w:autoSpaceDN w:val="0"/>
              <w:adjustRightInd w:val="0"/>
              <w:spacing w:line="480" w:lineRule="auto"/>
              <w:ind w:left="60" w:right="60" w:firstLine="251"/>
              <w:jc w:val="center"/>
              <w:rPr>
                <w:color w:val="000000"/>
              </w:rPr>
            </w:pPr>
            <w:r>
              <w:rPr>
                <w:color w:val="000000"/>
              </w:rPr>
              <w:t>.043</w:t>
            </w:r>
          </w:p>
        </w:tc>
        <w:tc>
          <w:tcPr>
            <w:tcW w:w="643" w:type="pct"/>
            <w:tcBorders>
              <w:top w:val="nil"/>
              <w:left w:val="nil"/>
              <w:bottom w:val="nil"/>
              <w:right w:val="nil"/>
            </w:tcBorders>
            <w:shd w:val="clear" w:color="auto" w:fill="FFFFFF"/>
          </w:tcPr>
          <w:p w:rsidR="003D1C30" w:rsidRDefault="003D1C30" w:rsidP="003D1C30">
            <w:pPr>
              <w:autoSpaceDE w:val="0"/>
              <w:autoSpaceDN w:val="0"/>
              <w:adjustRightInd w:val="0"/>
              <w:spacing w:line="480" w:lineRule="auto"/>
              <w:ind w:left="60" w:right="60" w:firstLine="251"/>
              <w:jc w:val="center"/>
              <w:rPr>
                <w:color w:val="000000"/>
              </w:rPr>
            </w:pPr>
            <w:r>
              <w:rPr>
                <w:color w:val="000000"/>
              </w:rPr>
              <w:t>-.282</w:t>
            </w:r>
          </w:p>
        </w:tc>
        <w:tc>
          <w:tcPr>
            <w:tcW w:w="639" w:type="pct"/>
            <w:tcBorders>
              <w:top w:val="nil"/>
              <w:left w:val="nil"/>
              <w:bottom w:val="nil"/>
              <w:right w:val="nil"/>
            </w:tcBorders>
            <w:shd w:val="clear" w:color="auto" w:fill="FFFFFF"/>
          </w:tcPr>
          <w:p w:rsidR="003D1C30" w:rsidRDefault="003D1C30" w:rsidP="003D1C30">
            <w:pPr>
              <w:autoSpaceDE w:val="0"/>
              <w:autoSpaceDN w:val="0"/>
              <w:adjustRightInd w:val="0"/>
              <w:spacing w:line="480" w:lineRule="auto"/>
              <w:ind w:left="60" w:right="60" w:firstLine="251"/>
              <w:jc w:val="center"/>
              <w:rPr>
                <w:color w:val="000000"/>
              </w:rPr>
            </w:pPr>
            <w:r>
              <w:rPr>
                <w:color w:val="000000"/>
              </w:rPr>
              <w:t>.252</w:t>
            </w:r>
          </w:p>
        </w:tc>
      </w:tr>
      <w:tr w:rsidR="003D1C30" w:rsidTr="003D1C30">
        <w:trPr>
          <w:cantSplit/>
        </w:trPr>
        <w:tc>
          <w:tcPr>
            <w:tcW w:w="500" w:type="pct"/>
            <w:tcBorders>
              <w:top w:val="nil"/>
              <w:left w:val="nil"/>
              <w:bottom w:val="single" w:sz="4" w:space="0" w:color="auto"/>
              <w:right w:val="nil"/>
            </w:tcBorders>
            <w:shd w:val="clear" w:color="auto" w:fill="FFFFFF"/>
          </w:tcPr>
          <w:p w:rsidR="003D1C30" w:rsidRDefault="003D1C30" w:rsidP="003D1C30">
            <w:pPr>
              <w:autoSpaceDE w:val="0"/>
              <w:autoSpaceDN w:val="0"/>
              <w:adjustRightInd w:val="0"/>
              <w:spacing w:line="480" w:lineRule="auto"/>
              <w:ind w:left="60" w:right="-194" w:hanging="202"/>
              <w:jc w:val="center"/>
              <w:rPr>
                <w:color w:val="000000"/>
              </w:rPr>
            </w:pPr>
          </w:p>
        </w:tc>
        <w:tc>
          <w:tcPr>
            <w:tcW w:w="644" w:type="pct"/>
            <w:tcBorders>
              <w:top w:val="nil"/>
              <w:left w:val="nil"/>
              <w:bottom w:val="single" w:sz="4" w:space="0" w:color="auto"/>
              <w:right w:val="nil"/>
            </w:tcBorders>
            <w:shd w:val="clear" w:color="auto" w:fill="FFFFFF"/>
          </w:tcPr>
          <w:p w:rsidR="003D1C30" w:rsidRDefault="003D1C30" w:rsidP="003D1C30">
            <w:pPr>
              <w:autoSpaceDE w:val="0"/>
              <w:autoSpaceDN w:val="0"/>
              <w:adjustRightInd w:val="0"/>
              <w:spacing w:line="480" w:lineRule="auto"/>
              <w:ind w:left="60" w:right="60"/>
              <w:jc w:val="center"/>
              <w:rPr>
                <w:color w:val="000000"/>
              </w:rPr>
            </w:pPr>
          </w:p>
        </w:tc>
        <w:tc>
          <w:tcPr>
            <w:tcW w:w="646" w:type="pct"/>
            <w:tcBorders>
              <w:top w:val="nil"/>
              <w:left w:val="nil"/>
              <w:bottom w:val="single" w:sz="4" w:space="0" w:color="auto"/>
              <w:right w:val="nil"/>
            </w:tcBorders>
            <w:shd w:val="clear" w:color="auto" w:fill="FFFFFF"/>
          </w:tcPr>
          <w:p w:rsidR="003D1C30" w:rsidRDefault="003D1C30" w:rsidP="003D1C30">
            <w:pPr>
              <w:autoSpaceDE w:val="0"/>
              <w:autoSpaceDN w:val="0"/>
              <w:adjustRightInd w:val="0"/>
              <w:spacing w:line="480" w:lineRule="auto"/>
              <w:ind w:left="60" w:right="60"/>
              <w:jc w:val="center"/>
              <w:rPr>
                <w:color w:val="000000"/>
              </w:rPr>
            </w:pPr>
          </w:p>
        </w:tc>
        <w:tc>
          <w:tcPr>
            <w:tcW w:w="641" w:type="pct"/>
            <w:tcBorders>
              <w:top w:val="nil"/>
              <w:left w:val="nil"/>
              <w:bottom w:val="single" w:sz="4" w:space="0" w:color="auto"/>
              <w:right w:val="nil"/>
            </w:tcBorders>
            <w:shd w:val="clear" w:color="auto" w:fill="FFFFFF"/>
            <w:vAlign w:val="center"/>
          </w:tcPr>
          <w:p w:rsidR="003D1C30" w:rsidRDefault="003D1C30" w:rsidP="003D1C30">
            <w:pPr>
              <w:autoSpaceDE w:val="0"/>
              <w:autoSpaceDN w:val="0"/>
              <w:adjustRightInd w:val="0"/>
              <w:spacing w:line="480" w:lineRule="auto"/>
              <w:ind w:left="60" w:right="60"/>
              <w:jc w:val="center"/>
            </w:pPr>
          </w:p>
        </w:tc>
        <w:tc>
          <w:tcPr>
            <w:tcW w:w="644" w:type="pct"/>
            <w:tcBorders>
              <w:top w:val="nil"/>
              <w:left w:val="nil"/>
              <w:bottom w:val="single" w:sz="4" w:space="0" w:color="auto"/>
              <w:right w:val="nil"/>
            </w:tcBorders>
            <w:shd w:val="clear" w:color="auto" w:fill="FFFFFF"/>
            <w:vAlign w:val="center"/>
          </w:tcPr>
          <w:p w:rsidR="003D1C30" w:rsidRDefault="003D1C30" w:rsidP="003D1C30">
            <w:pPr>
              <w:autoSpaceDE w:val="0"/>
              <w:autoSpaceDN w:val="0"/>
              <w:adjustRightInd w:val="0"/>
              <w:spacing w:line="480" w:lineRule="auto"/>
              <w:ind w:left="60" w:right="60" w:firstLine="251"/>
              <w:jc w:val="center"/>
              <w:rPr>
                <w:color w:val="000000"/>
              </w:rPr>
            </w:pPr>
          </w:p>
        </w:tc>
        <w:tc>
          <w:tcPr>
            <w:tcW w:w="643" w:type="pct"/>
            <w:tcBorders>
              <w:top w:val="nil"/>
              <w:left w:val="nil"/>
              <w:bottom w:val="single" w:sz="4" w:space="0" w:color="auto"/>
              <w:right w:val="nil"/>
            </w:tcBorders>
            <w:shd w:val="clear" w:color="auto" w:fill="FFFFFF"/>
          </w:tcPr>
          <w:p w:rsidR="003D1C30" w:rsidRDefault="003D1C30" w:rsidP="003D1C30">
            <w:pPr>
              <w:autoSpaceDE w:val="0"/>
              <w:autoSpaceDN w:val="0"/>
              <w:adjustRightInd w:val="0"/>
              <w:spacing w:line="480" w:lineRule="auto"/>
              <w:ind w:left="60" w:right="60" w:firstLine="251"/>
              <w:jc w:val="center"/>
              <w:rPr>
                <w:color w:val="000000"/>
              </w:rPr>
            </w:pPr>
          </w:p>
        </w:tc>
        <w:tc>
          <w:tcPr>
            <w:tcW w:w="643" w:type="pct"/>
            <w:tcBorders>
              <w:top w:val="nil"/>
              <w:left w:val="nil"/>
              <w:bottom w:val="single" w:sz="4" w:space="0" w:color="auto"/>
              <w:right w:val="nil"/>
            </w:tcBorders>
            <w:shd w:val="clear" w:color="auto" w:fill="FFFFFF"/>
          </w:tcPr>
          <w:p w:rsidR="003D1C30" w:rsidRDefault="003D1C30" w:rsidP="003D1C30">
            <w:pPr>
              <w:autoSpaceDE w:val="0"/>
              <w:autoSpaceDN w:val="0"/>
              <w:adjustRightInd w:val="0"/>
              <w:spacing w:line="480" w:lineRule="auto"/>
              <w:ind w:left="60" w:right="60" w:firstLine="251"/>
              <w:jc w:val="center"/>
              <w:rPr>
                <w:color w:val="000000"/>
              </w:rPr>
            </w:pPr>
          </w:p>
        </w:tc>
        <w:tc>
          <w:tcPr>
            <w:tcW w:w="639" w:type="pct"/>
            <w:tcBorders>
              <w:top w:val="nil"/>
              <w:left w:val="nil"/>
              <w:bottom w:val="single" w:sz="4" w:space="0" w:color="auto"/>
              <w:right w:val="nil"/>
            </w:tcBorders>
            <w:shd w:val="clear" w:color="auto" w:fill="FFFFFF"/>
          </w:tcPr>
          <w:p w:rsidR="003D1C30" w:rsidRDefault="003D1C30" w:rsidP="003D1C30">
            <w:pPr>
              <w:autoSpaceDE w:val="0"/>
              <w:autoSpaceDN w:val="0"/>
              <w:adjustRightInd w:val="0"/>
              <w:spacing w:line="480" w:lineRule="auto"/>
              <w:ind w:left="60" w:right="60" w:firstLine="251"/>
              <w:jc w:val="center"/>
              <w:rPr>
                <w:color w:val="000000"/>
              </w:rPr>
            </w:pPr>
          </w:p>
        </w:tc>
      </w:tr>
    </w:tbl>
    <w:p w:rsidR="003D1C30" w:rsidRDefault="003D1C30" w:rsidP="003D1C30">
      <w:pPr>
        <w:spacing w:line="480" w:lineRule="auto"/>
      </w:pPr>
      <w:r>
        <w:t xml:space="preserve">* </w:t>
      </w:r>
      <w:proofErr w:type="gramStart"/>
      <w:r>
        <w:rPr>
          <w:i/>
        </w:rPr>
        <w:t>p</w:t>
      </w:r>
      <w:proofErr w:type="gramEnd"/>
      <w:r>
        <w:rPr>
          <w:i/>
        </w:rPr>
        <w:t xml:space="preserve"> </w:t>
      </w:r>
      <w:r>
        <w:t xml:space="preserve">&lt; .05, ** </w:t>
      </w:r>
      <w:r>
        <w:rPr>
          <w:i/>
        </w:rPr>
        <w:t xml:space="preserve">p </w:t>
      </w:r>
      <w:r>
        <w:t xml:space="preserve">&lt; .01, *** </w:t>
      </w:r>
      <w:r>
        <w:rPr>
          <w:i/>
        </w:rPr>
        <w:t xml:space="preserve">p </w:t>
      </w:r>
      <w:r>
        <w:t xml:space="preserve">&lt; .001, **** </w:t>
      </w:r>
      <w:r>
        <w:rPr>
          <w:i/>
        </w:rPr>
        <w:t xml:space="preserve">p </w:t>
      </w:r>
      <w:r>
        <w:t>&lt; .0001 (two-tailed).</w:t>
      </w:r>
    </w:p>
    <w:p w:rsidR="003D1C30" w:rsidRDefault="003D1C30" w:rsidP="003D1C30">
      <w:pPr>
        <w:autoSpaceDE w:val="0"/>
        <w:autoSpaceDN w:val="0"/>
        <w:adjustRightInd w:val="0"/>
        <w:spacing w:line="480" w:lineRule="auto"/>
        <w:rPr>
          <w:rFonts w:eastAsia="Times New Roman"/>
          <w:sz w:val="20"/>
          <w:szCs w:val="20"/>
        </w:rPr>
      </w:pPr>
      <w:r>
        <w:rPr>
          <w:sz w:val="20"/>
          <w:szCs w:val="20"/>
        </w:rPr>
        <w:t>Notes: Presence = presence of parent (</w:t>
      </w:r>
      <w:r>
        <w:rPr>
          <w:rFonts w:eastAsia="Times New Roman"/>
          <w:sz w:val="20"/>
          <w:szCs w:val="20"/>
        </w:rPr>
        <w:t xml:space="preserve">1 = absent; 2 = minimal interaction; 3 = moderate or full interaction); Setting = location of study (1 = home; 2 = lab; 3 = nursery); Country = Gender Inequality Index, a measure of how gender-egalitarian the country was at the time the study took place; Publication years = years since publication of the study: </w:t>
      </w:r>
      <w:r>
        <w:rPr>
          <w:sz w:val="20"/>
          <w:szCs w:val="20"/>
        </w:rPr>
        <w:t xml:space="preserve">Age = age of group in months; </w:t>
      </w:r>
      <w:r>
        <w:rPr>
          <w:rFonts w:eastAsia="Times New Roman"/>
          <w:sz w:val="20"/>
          <w:szCs w:val="20"/>
        </w:rPr>
        <w:t>Gender neutral toys = whether or not ‘gender–neutral’ as well as ‘gender-typed’ toys were included in the study as stimuli.</w:t>
      </w:r>
    </w:p>
    <w:p w:rsidR="003D1C30" w:rsidRDefault="003D1C30" w:rsidP="003D1C30">
      <w:pPr>
        <w:autoSpaceDE w:val="0"/>
        <w:autoSpaceDN w:val="0"/>
        <w:adjustRightInd w:val="0"/>
        <w:spacing w:line="480" w:lineRule="auto"/>
        <w:rPr>
          <w:b/>
          <w:bCs/>
        </w:rPr>
      </w:pPr>
      <w:r>
        <w:rPr>
          <w:b/>
          <w:bCs/>
        </w:rPr>
        <w:br w:type="page"/>
      </w:r>
    </w:p>
    <w:p w:rsidR="003D1C30" w:rsidRDefault="003D1C30" w:rsidP="003D1C30">
      <w:pPr>
        <w:pStyle w:val="Default"/>
        <w:ind w:firstLine="0"/>
        <w:rPr>
          <w:rFonts w:ascii="Times New Roman" w:hAnsi="Times New Roman" w:cs="Times New Roman"/>
          <w:bCs/>
          <w:color w:val="auto"/>
        </w:rPr>
      </w:pPr>
      <w:proofErr w:type="gramStart"/>
      <w:r>
        <w:rPr>
          <w:rFonts w:ascii="Times New Roman" w:hAnsi="Times New Roman" w:cs="Times New Roman"/>
          <w:b/>
          <w:bCs/>
          <w:color w:val="auto"/>
        </w:rPr>
        <w:lastRenderedPageBreak/>
        <w:t>Table 7b.</w:t>
      </w:r>
      <w:proofErr w:type="gramEnd"/>
      <w:r>
        <w:rPr>
          <w:rFonts w:ascii="Times New Roman" w:hAnsi="Times New Roman" w:cs="Times New Roman"/>
          <w:bCs/>
          <w:color w:val="auto"/>
        </w:rPr>
        <w:t xml:space="preserve"> </w:t>
      </w:r>
    </w:p>
    <w:p w:rsidR="003D1C30" w:rsidRPr="002C43CC" w:rsidRDefault="003D1C30" w:rsidP="003D1C30">
      <w:pPr>
        <w:pStyle w:val="Default"/>
        <w:ind w:firstLine="0"/>
        <w:rPr>
          <w:rStyle w:val="CommentReference"/>
          <w:rFonts w:ascii="Calibri" w:hAnsi="Calibri"/>
          <w:lang w:val="en-GB"/>
        </w:rPr>
      </w:pPr>
      <w:r w:rsidRPr="002C43CC">
        <w:rPr>
          <w:rFonts w:ascii="Times New Roman" w:hAnsi="Times New Roman" w:cs="Times New Roman"/>
          <w:bCs/>
          <w:color w:val="auto"/>
        </w:rPr>
        <w:t xml:space="preserve">Spearman </w:t>
      </w:r>
      <w:proofErr w:type="spellStart"/>
      <w:r w:rsidRPr="002C43CC">
        <w:rPr>
          <w:rFonts w:ascii="Times New Roman" w:hAnsi="Times New Roman" w:cs="Times New Roman"/>
          <w:bCs/>
          <w:color w:val="auto"/>
        </w:rPr>
        <w:t>bivariate</w:t>
      </w:r>
      <w:proofErr w:type="spellEnd"/>
      <w:r w:rsidRPr="002C43CC">
        <w:rPr>
          <w:rFonts w:ascii="Times New Roman" w:hAnsi="Times New Roman" w:cs="Times New Roman"/>
          <w:bCs/>
          <w:color w:val="auto"/>
        </w:rPr>
        <w:t xml:space="preserve"> correlations for predictors and girls play </w:t>
      </w:r>
      <w:proofErr w:type="spellStart"/>
      <w:r w:rsidRPr="002C43CC">
        <w:rPr>
          <w:rFonts w:ascii="Times New Roman" w:hAnsi="Times New Roman" w:cs="Times New Roman"/>
          <w:bCs/>
          <w:color w:val="auto"/>
        </w:rPr>
        <w:t>behaviour</w:t>
      </w:r>
      <w:proofErr w:type="spellEnd"/>
      <w:r w:rsidRPr="002C43CC">
        <w:rPr>
          <w:rFonts w:ascii="Times New Roman" w:hAnsi="Times New Roman" w:cs="Times New Roman"/>
          <w:bCs/>
          <w:color w:val="auto"/>
        </w:rPr>
        <w:t xml:space="preserve"> with ‘male-typed’ toys and ‘female-typed’ toys </w:t>
      </w:r>
    </w:p>
    <w:p w:rsidR="003D1C30" w:rsidRDefault="003D1C30" w:rsidP="003D1C30">
      <w:pPr>
        <w:pStyle w:val="NoSpacing"/>
        <w:jc w:val="both"/>
        <w:rPr>
          <w:rFonts w:ascii="Times New Roman" w:hAnsi="Times New Roman"/>
          <w:sz w:val="24"/>
          <w:szCs w:val="24"/>
          <w:lang w:eastAsia="en-GB"/>
        </w:rPr>
      </w:pPr>
    </w:p>
    <w:tbl>
      <w:tblPr>
        <w:tblW w:w="5080" w:type="pct"/>
        <w:tblLayout w:type="fixed"/>
        <w:tblCellMar>
          <w:left w:w="0" w:type="dxa"/>
          <w:right w:w="0" w:type="dxa"/>
        </w:tblCellMar>
        <w:tblLook w:val="04A0"/>
      </w:tblPr>
      <w:tblGrid>
        <w:gridCol w:w="1417"/>
        <w:gridCol w:w="1827"/>
        <w:gridCol w:w="1832"/>
        <w:gridCol w:w="1818"/>
        <w:gridCol w:w="1827"/>
        <w:gridCol w:w="1824"/>
        <w:gridCol w:w="1824"/>
        <w:gridCol w:w="1812"/>
      </w:tblGrid>
      <w:tr w:rsidR="003D1C30" w:rsidTr="003D1C30">
        <w:trPr>
          <w:cantSplit/>
          <w:trHeight w:val="800"/>
        </w:trPr>
        <w:tc>
          <w:tcPr>
            <w:tcW w:w="500" w:type="pct"/>
            <w:tcBorders>
              <w:top w:val="single" w:sz="4" w:space="0" w:color="auto"/>
              <w:left w:val="nil"/>
              <w:bottom w:val="single" w:sz="4" w:space="0" w:color="auto"/>
              <w:right w:val="nil"/>
            </w:tcBorders>
            <w:shd w:val="clear" w:color="auto" w:fill="FFFFFF"/>
          </w:tcPr>
          <w:p w:rsidR="003D1C30" w:rsidRDefault="003D1C30" w:rsidP="003D1C30">
            <w:pPr>
              <w:autoSpaceDE w:val="0"/>
              <w:autoSpaceDN w:val="0"/>
              <w:adjustRightInd w:val="0"/>
              <w:spacing w:line="480" w:lineRule="auto"/>
              <w:jc w:val="center"/>
              <w:rPr>
                <w:b/>
                <w:color w:val="000000"/>
              </w:rPr>
            </w:pPr>
          </w:p>
        </w:tc>
        <w:tc>
          <w:tcPr>
            <w:tcW w:w="644" w:type="pct"/>
            <w:tcBorders>
              <w:top w:val="single" w:sz="4" w:space="0" w:color="auto"/>
              <w:left w:val="nil"/>
              <w:bottom w:val="single" w:sz="4" w:space="0" w:color="auto"/>
              <w:right w:val="nil"/>
            </w:tcBorders>
            <w:shd w:val="clear" w:color="auto" w:fill="FFFFFF"/>
          </w:tcPr>
          <w:p w:rsidR="003D1C30" w:rsidRDefault="003D1C30" w:rsidP="003D1C30">
            <w:pPr>
              <w:autoSpaceDE w:val="0"/>
              <w:autoSpaceDN w:val="0"/>
              <w:adjustRightInd w:val="0"/>
              <w:spacing w:line="480" w:lineRule="auto"/>
              <w:jc w:val="center"/>
              <w:rPr>
                <w:b/>
                <w:color w:val="000000"/>
              </w:rPr>
            </w:pPr>
          </w:p>
          <w:p w:rsidR="003D1C30" w:rsidRDefault="003D1C30" w:rsidP="003D1C30">
            <w:pPr>
              <w:autoSpaceDE w:val="0"/>
              <w:autoSpaceDN w:val="0"/>
              <w:adjustRightInd w:val="0"/>
              <w:spacing w:line="480" w:lineRule="auto"/>
              <w:jc w:val="center"/>
              <w:rPr>
                <w:b/>
                <w:color w:val="000000"/>
              </w:rPr>
            </w:pPr>
            <w:r>
              <w:rPr>
                <w:b/>
                <w:color w:val="000000"/>
              </w:rPr>
              <w:t>Present</w:t>
            </w:r>
          </w:p>
        </w:tc>
        <w:tc>
          <w:tcPr>
            <w:tcW w:w="646" w:type="pct"/>
            <w:tcBorders>
              <w:top w:val="single" w:sz="4" w:space="0" w:color="auto"/>
              <w:left w:val="nil"/>
              <w:bottom w:val="single" w:sz="4" w:space="0" w:color="auto"/>
              <w:right w:val="nil"/>
            </w:tcBorders>
            <w:shd w:val="clear" w:color="auto" w:fill="FFFFFF"/>
            <w:vAlign w:val="bottom"/>
            <w:hideMark/>
          </w:tcPr>
          <w:p w:rsidR="003D1C30" w:rsidRDefault="003D1C30" w:rsidP="003D1C30">
            <w:pPr>
              <w:autoSpaceDE w:val="0"/>
              <w:autoSpaceDN w:val="0"/>
              <w:adjustRightInd w:val="0"/>
              <w:spacing w:line="480" w:lineRule="auto"/>
              <w:rPr>
                <w:b/>
                <w:color w:val="000000"/>
              </w:rPr>
            </w:pPr>
            <w:r>
              <w:rPr>
                <w:b/>
                <w:color w:val="000000"/>
              </w:rPr>
              <w:t xml:space="preserve"> (GII)</w:t>
            </w:r>
          </w:p>
        </w:tc>
        <w:tc>
          <w:tcPr>
            <w:tcW w:w="641" w:type="pct"/>
            <w:tcBorders>
              <w:top w:val="single" w:sz="4" w:space="0" w:color="auto"/>
              <w:left w:val="nil"/>
              <w:bottom w:val="single" w:sz="4" w:space="0" w:color="auto"/>
              <w:right w:val="nil"/>
            </w:tcBorders>
            <w:shd w:val="clear" w:color="auto" w:fill="FFFFFF"/>
            <w:vAlign w:val="bottom"/>
            <w:hideMark/>
          </w:tcPr>
          <w:p w:rsidR="003D1C30" w:rsidRDefault="003D1C30" w:rsidP="003D1C30">
            <w:pPr>
              <w:autoSpaceDE w:val="0"/>
              <w:autoSpaceDN w:val="0"/>
              <w:adjustRightInd w:val="0"/>
              <w:spacing w:line="480" w:lineRule="auto"/>
              <w:rPr>
                <w:b/>
                <w:color w:val="000000"/>
              </w:rPr>
            </w:pPr>
            <w:r>
              <w:rPr>
                <w:b/>
                <w:color w:val="000000"/>
              </w:rPr>
              <w:t>Publication years</w:t>
            </w:r>
          </w:p>
        </w:tc>
        <w:tc>
          <w:tcPr>
            <w:tcW w:w="644" w:type="pct"/>
            <w:tcBorders>
              <w:top w:val="single" w:sz="4" w:space="0" w:color="auto"/>
              <w:left w:val="nil"/>
              <w:bottom w:val="single" w:sz="4" w:space="0" w:color="auto"/>
              <w:right w:val="nil"/>
            </w:tcBorders>
            <w:shd w:val="clear" w:color="auto" w:fill="FFFFFF"/>
            <w:vAlign w:val="bottom"/>
            <w:hideMark/>
          </w:tcPr>
          <w:p w:rsidR="003D1C30" w:rsidRDefault="003D1C30" w:rsidP="003D1C30">
            <w:pPr>
              <w:autoSpaceDE w:val="0"/>
              <w:autoSpaceDN w:val="0"/>
              <w:adjustRightInd w:val="0"/>
              <w:spacing w:line="480" w:lineRule="auto"/>
              <w:jc w:val="center"/>
              <w:rPr>
                <w:b/>
                <w:color w:val="000000"/>
              </w:rPr>
            </w:pPr>
            <w:r>
              <w:rPr>
                <w:b/>
                <w:color w:val="000000"/>
              </w:rPr>
              <w:t>Age</w:t>
            </w:r>
          </w:p>
        </w:tc>
        <w:tc>
          <w:tcPr>
            <w:tcW w:w="643" w:type="pct"/>
            <w:tcBorders>
              <w:top w:val="single" w:sz="4" w:space="0" w:color="auto"/>
              <w:left w:val="nil"/>
              <w:bottom w:val="single" w:sz="4" w:space="0" w:color="auto"/>
              <w:right w:val="nil"/>
            </w:tcBorders>
            <w:shd w:val="clear" w:color="auto" w:fill="FFFFFF"/>
          </w:tcPr>
          <w:p w:rsidR="003D1C30" w:rsidRDefault="003D1C30" w:rsidP="003D1C30">
            <w:pPr>
              <w:autoSpaceDE w:val="0"/>
              <w:autoSpaceDN w:val="0"/>
              <w:adjustRightInd w:val="0"/>
              <w:spacing w:line="480" w:lineRule="auto"/>
              <w:ind w:hanging="11"/>
              <w:jc w:val="center"/>
              <w:rPr>
                <w:b/>
                <w:color w:val="000000"/>
              </w:rPr>
            </w:pPr>
            <w:r>
              <w:rPr>
                <w:b/>
                <w:color w:val="000000"/>
              </w:rPr>
              <w:t xml:space="preserve">Home </w:t>
            </w:r>
            <w:proofErr w:type="spellStart"/>
            <w:r>
              <w:rPr>
                <w:b/>
                <w:color w:val="000000"/>
              </w:rPr>
              <w:t>vs</w:t>
            </w:r>
            <w:proofErr w:type="spellEnd"/>
            <w:r>
              <w:rPr>
                <w:b/>
                <w:color w:val="000000"/>
              </w:rPr>
              <w:t xml:space="preserve"> Laboratory</w:t>
            </w:r>
          </w:p>
        </w:tc>
        <w:tc>
          <w:tcPr>
            <w:tcW w:w="643" w:type="pct"/>
            <w:tcBorders>
              <w:top w:val="single" w:sz="4" w:space="0" w:color="auto"/>
              <w:left w:val="nil"/>
              <w:bottom w:val="single" w:sz="4" w:space="0" w:color="auto"/>
              <w:right w:val="nil"/>
            </w:tcBorders>
            <w:shd w:val="clear" w:color="auto" w:fill="FFFFFF"/>
          </w:tcPr>
          <w:p w:rsidR="003D1C30" w:rsidRDefault="003D1C30" w:rsidP="003D1C30">
            <w:pPr>
              <w:autoSpaceDE w:val="0"/>
              <w:autoSpaceDN w:val="0"/>
              <w:adjustRightInd w:val="0"/>
              <w:spacing w:line="480" w:lineRule="auto"/>
              <w:ind w:firstLine="4"/>
              <w:jc w:val="center"/>
              <w:rPr>
                <w:b/>
                <w:color w:val="000000"/>
              </w:rPr>
            </w:pPr>
            <w:r>
              <w:rPr>
                <w:b/>
                <w:color w:val="000000"/>
              </w:rPr>
              <w:t xml:space="preserve">Nursery </w:t>
            </w:r>
            <w:proofErr w:type="spellStart"/>
            <w:r>
              <w:rPr>
                <w:b/>
                <w:color w:val="000000"/>
              </w:rPr>
              <w:t>vs</w:t>
            </w:r>
            <w:proofErr w:type="spellEnd"/>
            <w:r>
              <w:rPr>
                <w:b/>
                <w:color w:val="000000"/>
              </w:rPr>
              <w:t xml:space="preserve"> Laboratory </w:t>
            </w:r>
          </w:p>
        </w:tc>
        <w:tc>
          <w:tcPr>
            <w:tcW w:w="639" w:type="pct"/>
            <w:tcBorders>
              <w:top w:val="single" w:sz="4" w:space="0" w:color="auto"/>
              <w:left w:val="nil"/>
              <w:bottom w:val="single" w:sz="4" w:space="0" w:color="auto"/>
              <w:right w:val="nil"/>
            </w:tcBorders>
            <w:shd w:val="clear" w:color="auto" w:fill="FFFFFF"/>
          </w:tcPr>
          <w:p w:rsidR="003D1C30" w:rsidRDefault="003D1C30" w:rsidP="003D1C30">
            <w:pPr>
              <w:autoSpaceDE w:val="0"/>
              <w:autoSpaceDN w:val="0"/>
              <w:adjustRightInd w:val="0"/>
              <w:spacing w:line="480" w:lineRule="auto"/>
              <w:ind w:firstLine="19"/>
              <w:jc w:val="center"/>
              <w:rPr>
                <w:b/>
                <w:color w:val="000000"/>
              </w:rPr>
            </w:pPr>
            <w:r>
              <w:rPr>
                <w:b/>
                <w:color w:val="000000"/>
              </w:rPr>
              <w:t>Gender-neutral toys</w:t>
            </w:r>
          </w:p>
        </w:tc>
      </w:tr>
      <w:tr w:rsidR="003D1C30" w:rsidTr="003D1C30">
        <w:trPr>
          <w:cantSplit/>
          <w:trHeight w:val="1261"/>
        </w:trPr>
        <w:tc>
          <w:tcPr>
            <w:tcW w:w="500" w:type="pct"/>
            <w:tcBorders>
              <w:top w:val="single" w:sz="4" w:space="0" w:color="auto"/>
              <w:left w:val="nil"/>
              <w:bottom w:val="nil"/>
              <w:right w:val="nil"/>
            </w:tcBorders>
            <w:shd w:val="clear" w:color="auto" w:fill="FFFFFF"/>
          </w:tcPr>
          <w:p w:rsidR="003D1C30" w:rsidRDefault="003D1C30" w:rsidP="003D1C30">
            <w:pPr>
              <w:autoSpaceDE w:val="0"/>
              <w:autoSpaceDN w:val="0"/>
              <w:adjustRightInd w:val="0"/>
              <w:spacing w:line="480" w:lineRule="auto"/>
              <w:ind w:right="60"/>
              <w:rPr>
                <w:color w:val="000000"/>
              </w:rPr>
            </w:pPr>
          </w:p>
          <w:p w:rsidR="003D1C30" w:rsidRDefault="003D1C30" w:rsidP="003D1C30">
            <w:pPr>
              <w:autoSpaceDE w:val="0"/>
              <w:autoSpaceDN w:val="0"/>
              <w:adjustRightInd w:val="0"/>
              <w:spacing w:line="480" w:lineRule="auto"/>
              <w:ind w:left="60" w:right="60" w:hanging="60"/>
              <w:rPr>
                <w:color w:val="000000"/>
              </w:rPr>
            </w:pPr>
            <w:r>
              <w:rPr>
                <w:color w:val="000000"/>
              </w:rPr>
              <w:t>‘Male-typed’</w:t>
            </w:r>
          </w:p>
        </w:tc>
        <w:tc>
          <w:tcPr>
            <w:tcW w:w="644" w:type="pct"/>
            <w:tcBorders>
              <w:top w:val="single" w:sz="4" w:space="0" w:color="auto"/>
              <w:left w:val="nil"/>
              <w:bottom w:val="nil"/>
              <w:right w:val="nil"/>
            </w:tcBorders>
            <w:shd w:val="clear" w:color="auto" w:fill="FFFFFF"/>
          </w:tcPr>
          <w:p w:rsidR="003D1C30" w:rsidRDefault="003D1C30" w:rsidP="003D1C30">
            <w:pPr>
              <w:autoSpaceDE w:val="0"/>
              <w:autoSpaceDN w:val="0"/>
              <w:adjustRightInd w:val="0"/>
              <w:spacing w:line="480" w:lineRule="auto"/>
              <w:ind w:left="60" w:right="60"/>
              <w:jc w:val="center"/>
              <w:rPr>
                <w:color w:val="000000"/>
              </w:rPr>
            </w:pPr>
          </w:p>
          <w:p w:rsidR="003D1C30" w:rsidRDefault="003D1C30" w:rsidP="003D1C30">
            <w:pPr>
              <w:autoSpaceDE w:val="0"/>
              <w:autoSpaceDN w:val="0"/>
              <w:adjustRightInd w:val="0"/>
              <w:spacing w:line="480" w:lineRule="auto"/>
              <w:ind w:left="60" w:right="60"/>
              <w:jc w:val="center"/>
              <w:rPr>
                <w:color w:val="000000"/>
              </w:rPr>
            </w:pPr>
            <w:r>
              <w:rPr>
                <w:color w:val="000000"/>
              </w:rPr>
              <w:t>.169</w:t>
            </w:r>
          </w:p>
        </w:tc>
        <w:tc>
          <w:tcPr>
            <w:tcW w:w="646" w:type="pct"/>
            <w:tcBorders>
              <w:top w:val="single" w:sz="4" w:space="0" w:color="auto"/>
              <w:left w:val="nil"/>
              <w:bottom w:val="nil"/>
              <w:right w:val="nil"/>
            </w:tcBorders>
            <w:shd w:val="clear" w:color="auto" w:fill="FFFFFF"/>
            <w:vAlign w:val="center"/>
          </w:tcPr>
          <w:p w:rsidR="003D1C30" w:rsidRDefault="003D1C30" w:rsidP="003D1C30">
            <w:pPr>
              <w:autoSpaceDE w:val="0"/>
              <w:autoSpaceDN w:val="0"/>
              <w:adjustRightInd w:val="0"/>
              <w:spacing w:line="480" w:lineRule="auto"/>
              <w:ind w:left="60" w:right="60"/>
              <w:jc w:val="center"/>
              <w:rPr>
                <w:color w:val="000000"/>
              </w:rPr>
            </w:pPr>
            <w:r>
              <w:rPr>
                <w:color w:val="000000"/>
              </w:rPr>
              <w:t>-.033</w:t>
            </w:r>
          </w:p>
        </w:tc>
        <w:tc>
          <w:tcPr>
            <w:tcW w:w="641" w:type="pct"/>
            <w:tcBorders>
              <w:top w:val="single" w:sz="4" w:space="0" w:color="auto"/>
              <w:left w:val="nil"/>
              <w:bottom w:val="nil"/>
              <w:right w:val="nil"/>
            </w:tcBorders>
            <w:shd w:val="clear" w:color="auto" w:fill="FFFFFF"/>
            <w:vAlign w:val="center"/>
          </w:tcPr>
          <w:p w:rsidR="003D1C30" w:rsidRDefault="003D1C30" w:rsidP="003D1C30">
            <w:pPr>
              <w:autoSpaceDE w:val="0"/>
              <w:autoSpaceDN w:val="0"/>
              <w:adjustRightInd w:val="0"/>
              <w:spacing w:line="480" w:lineRule="auto"/>
              <w:ind w:left="60" w:right="60"/>
              <w:jc w:val="center"/>
              <w:rPr>
                <w:color w:val="000000"/>
              </w:rPr>
            </w:pPr>
            <w:r>
              <w:rPr>
                <w:color w:val="000000"/>
              </w:rPr>
              <w:t>.652**</w:t>
            </w:r>
          </w:p>
        </w:tc>
        <w:tc>
          <w:tcPr>
            <w:tcW w:w="644" w:type="pct"/>
            <w:tcBorders>
              <w:top w:val="single" w:sz="4" w:space="0" w:color="auto"/>
              <w:left w:val="nil"/>
              <w:bottom w:val="nil"/>
              <w:right w:val="nil"/>
            </w:tcBorders>
            <w:shd w:val="clear" w:color="auto" w:fill="FFFFFF"/>
            <w:vAlign w:val="center"/>
          </w:tcPr>
          <w:p w:rsidR="003D1C30" w:rsidRDefault="003D1C30" w:rsidP="003D1C30">
            <w:pPr>
              <w:autoSpaceDE w:val="0"/>
              <w:autoSpaceDN w:val="0"/>
              <w:adjustRightInd w:val="0"/>
              <w:spacing w:line="480" w:lineRule="auto"/>
              <w:ind w:left="597" w:right="60"/>
              <w:rPr>
                <w:color w:val="000000"/>
              </w:rPr>
            </w:pPr>
            <w:r>
              <w:rPr>
                <w:color w:val="000000"/>
              </w:rPr>
              <w:t>.262</w:t>
            </w:r>
          </w:p>
        </w:tc>
        <w:tc>
          <w:tcPr>
            <w:tcW w:w="643" w:type="pct"/>
            <w:tcBorders>
              <w:top w:val="single" w:sz="4" w:space="0" w:color="auto"/>
              <w:left w:val="nil"/>
              <w:bottom w:val="nil"/>
              <w:right w:val="nil"/>
            </w:tcBorders>
            <w:shd w:val="clear" w:color="auto" w:fill="FFFFFF"/>
          </w:tcPr>
          <w:p w:rsidR="003D1C30" w:rsidRDefault="003D1C30" w:rsidP="003D1C30">
            <w:pPr>
              <w:autoSpaceDE w:val="0"/>
              <w:autoSpaceDN w:val="0"/>
              <w:adjustRightInd w:val="0"/>
              <w:spacing w:line="480" w:lineRule="auto"/>
              <w:ind w:left="60" w:right="60"/>
              <w:jc w:val="center"/>
              <w:rPr>
                <w:color w:val="000000"/>
              </w:rPr>
            </w:pPr>
          </w:p>
          <w:p w:rsidR="003D1C30" w:rsidRDefault="003D1C30" w:rsidP="003D1C30">
            <w:pPr>
              <w:autoSpaceDE w:val="0"/>
              <w:autoSpaceDN w:val="0"/>
              <w:adjustRightInd w:val="0"/>
              <w:spacing w:line="480" w:lineRule="auto"/>
              <w:ind w:left="60" w:right="60"/>
              <w:jc w:val="center"/>
              <w:rPr>
                <w:color w:val="000000"/>
              </w:rPr>
            </w:pPr>
            <w:r>
              <w:rPr>
                <w:color w:val="000000"/>
              </w:rPr>
              <w:t>-.266</w:t>
            </w:r>
          </w:p>
        </w:tc>
        <w:tc>
          <w:tcPr>
            <w:tcW w:w="643" w:type="pct"/>
            <w:tcBorders>
              <w:top w:val="single" w:sz="4" w:space="0" w:color="auto"/>
              <w:left w:val="nil"/>
              <w:bottom w:val="nil"/>
              <w:right w:val="nil"/>
            </w:tcBorders>
            <w:shd w:val="clear" w:color="auto" w:fill="FFFFFF"/>
          </w:tcPr>
          <w:p w:rsidR="003D1C30" w:rsidRDefault="003D1C30" w:rsidP="003D1C30">
            <w:pPr>
              <w:autoSpaceDE w:val="0"/>
              <w:autoSpaceDN w:val="0"/>
              <w:adjustRightInd w:val="0"/>
              <w:spacing w:line="480" w:lineRule="auto"/>
              <w:ind w:left="60" w:right="60"/>
              <w:jc w:val="center"/>
              <w:rPr>
                <w:color w:val="000000"/>
              </w:rPr>
            </w:pPr>
          </w:p>
          <w:p w:rsidR="003D1C30" w:rsidRDefault="003D1C30" w:rsidP="003D1C30">
            <w:pPr>
              <w:autoSpaceDE w:val="0"/>
              <w:autoSpaceDN w:val="0"/>
              <w:adjustRightInd w:val="0"/>
              <w:spacing w:line="480" w:lineRule="auto"/>
              <w:ind w:left="60" w:right="60"/>
              <w:jc w:val="center"/>
              <w:rPr>
                <w:color w:val="000000"/>
              </w:rPr>
            </w:pPr>
            <w:r>
              <w:rPr>
                <w:color w:val="000000"/>
              </w:rPr>
              <w:t>-.185</w:t>
            </w:r>
          </w:p>
        </w:tc>
        <w:tc>
          <w:tcPr>
            <w:tcW w:w="639" w:type="pct"/>
            <w:tcBorders>
              <w:top w:val="single" w:sz="4" w:space="0" w:color="auto"/>
              <w:left w:val="nil"/>
              <w:bottom w:val="nil"/>
              <w:right w:val="nil"/>
            </w:tcBorders>
            <w:shd w:val="clear" w:color="auto" w:fill="FFFFFF"/>
          </w:tcPr>
          <w:p w:rsidR="003D1C30" w:rsidRDefault="003D1C30" w:rsidP="003D1C30">
            <w:pPr>
              <w:autoSpaceDE w:val="0"/>
              <w:autoSpaceDN w:val="0"/>
              <w:adjustRightInd w:val="0"/>
              <w:spacing w:line="480" w:lineRule="auto"/>
              <w:ind w:left="60" w:right="60"/>
              <w:jc w:val="center"/>
              <w:rPr>
                <w:color w:val="000000"/>
              </w:rPr>
            </w:pPr>
          </w:p>
          <w:p w:rsidR="003D1C30" w:rsidRDefault="003D1C30" w:rsidP="003D1C30">
            <w:pPr>
              <w:autoSpaceDE w:val="0"/>
              <w:autoSpaceDN w:val="0"/>
              <w:adjustRightInd w:val="0"/>
              <w:spacing w:line="480" w:lineRule="auto"/>
              <w:ind w:left="60" w:right="60"/>
              <w:jc w:val="center"/>
              <w:rPr>
                <w:color w:val="000000"/>
              </w:rPr>
            </w:pPr>
            <w:r>
              <w:rPr>
                <w:color w:val="000000"/>
              </w:rPr>
              <w:t>.320</w:t>
            </w:r>
          </w:p>
        </w:tc>
      </w:tr>
      <w:tr w:rsidR="003D1C30" w:rsidTr="003D1C30">
        <w:trPr>
          <w:cantSplit/>
        </w:trPr>
        <w:tc>
          <w:tcPr>
            <w:tcW w:w="500" w:type="pct"/>
            <w:tcBorders>
              <w:top w:val="nil"/>
              <w:left w:val="nil"/>
              <w:bottom w:val="single" w:sz="4" w:space="0" w:color="auto"/>
              <w:right w:val="nil"/>
            </w:tcBorders>
            <w:shd w:val="clear" w:color="auto" w:fill="FFFFFF"/>
            <w:hideMark/>
          </w:tcPr>
          <w:p w:rsidR="003D1C30" w:rsidRDefault="003D1C30" w:rsidP="003D1C30">
            <w:pPr>
              <w:autoSpaceDE w:val="0"/>
              <w:autoSpaceDN w:val="0"/>
              <w:adjustRightInd w:val="0"/>
              <w:spacing w:line="480" w:lineRule="auto"/>
              <w:ind w:left="60" w:right="-194" w:hanging="202"/>
              <w:jc w:val="center"/>
              <w:rPr>
                <w:color w:val="000000"/>
              </w:rPr>
            </w:pPr>
            <w:r>
              <w:rPr>
                <w:color w:val="000000"/>
              </w:rPr>
              <w:t>‘Female typed’</w:t>
            </w:r>
          </w:p>
        </w:tc>
        <w:tc>
          <w:tcPr>
            <w:tcW w:w="644" w:type="pct"/>
            <w:tcBorders>
              <w:top w:val="nil"/>
              <w:left w:val="nil"/>
              <w:bottom w:val="single" w:sz="4" w:space="0" w:color="auto"/>
              <w:right w:val="nil"/>
            </w:tcBorders>
            <w:shd w:val="clear" w:color="auto" w:fill="FFFFFF"/>
          </w:tcPr>
          <w:p w:rsidR="003D1C30" w:rsidRDefault="003D1C30" w:rsidP="003D1C30">
            <w:pPr>
              <w:autoSpaceDE w:val="0"/>
              <w:autoSpaceDN w:val="0"/>
              <w:adjustRightInd w:val="0"/>
              <w:spacing w:line="480" w:lineRule="auto"/>
              <w:ind w:left="60" w:right="60"/>
              <w:jc w:val="center"/>
              <w:rPr>
                <w:color w:val="000000"/>
              </w:rPr>
            </w:pPr>
            <w:r>
              <w:rPr>
                <w:color w:val="000000"/>
              </w:rPr>
              <w:t>.056</w:t>
            </w:r>
          </w:p>
        </w:tc>
        <w:tc>
          <w:tcPr>
            <w:tcW w:w="646" w:type="pct"/>
            <w:tcBorders>
              <w:top w:val="nil"/>
              <w:left w:val="nil"/>
              <w:bottom w:val="single" w:sz="4" w:space="0" w:color="auto"/>
              <w:right w:val="nil"/>
            </w:tcBorders>
            <w:shd w:val="clear" w:color="auto" w:fill="FFFFFF"/>
            <w:hideMark/>
          </w:tcPr>
          <w:p w:rsidR="003D1C30" w:rsidRDefault="003D1C30" w:rsidP="003D1C30">
            <w:pPr>
              <w:autoSpaceDE w:val="0"/>
              <w:autoSpaceDN w:val="0"/>
              <w:adjustRightInd w:val="0"/>
              <w:spacing w:line="480" w:lineRule="auto"/>
              <w:ind w:left="60" w:right="60"/>
              <w:jc w:val="center"/>
            </w:pPr>
            <w:r>
              <w:rPr>
                <w:color w:val="000000"/>
              </w:rPr>
              <w:t>-.028</w:t>
            </w:r>
          </w:p>
        </w:tc>
        <w:tc>
          <w:tcPr>
            <w:tcW w:w="641" w:type="pct"/>
            <w:tcBorders>
              <w:top w:val="nil"/>
              <w:left w:val="nil"/>
              <w:bottom w:val="single" w:sz="4" w:space="0" w:color="auto"/>
              <w:right w:val="nil"/>
            </w:tcBorders>
            <w:shd w:val="clear" w:color="auto" w:fill="FFFFFF"/>
            <w:vAlign w:val="center"/>
            <w:hideMark/>
          </w:tcPr>
          <w:p w:rsidR="003D1C30" w:rsidRDefault="003D1C30" w:rsidP="003D1C30">
            <w:pPr>
              <w:autoSpaceDE w:val="0"/>
              <w:autoSpaceDN w:val="0"/>
              <w:adjustRightInd w:val="0"/>
              <w:spacing w:line="480" w:lineRule="auto"/>
              <w:ind w:left="60" w:right="60"/>
              <w:jc w:val="center"/>
            </w:pPr>
            <w:r>
              <w:t>.498*</w:t>
            </w:r>
          </w:p>
        </w:tc>
        <w:tc>
          <w:tcPr>
            <w:tcW w:w="644" w:type="pct"/>
            <w:tcBorders>
              <w:top w:val="nil"/>
              <w:left w:val="nil"/>
              <w:bottom w:val="single" w:sz="4" w:space="0" w:color="auto"/>
              <w:right w:val="nil"/>
            </w:tcBorders>
            <w:shd w:val="clear" w:color="auto" w:fill="FFFFFF"/>
            <w:vAlign w:val="center"/>
            <w:hideMark/>
          </w:tcPr>
          <w:p w:rsidR="003D1C30" w:rsidRDefault="003D1C30" w:rsidP="003D1C30">
            <w:pPr>
              <w:autoSpaceDE w:val="0"/>
              <w:autoSpaceDN w:val="0"/>
              <w:adjustRightInd w:val="0"/>
              <w:spacing w:line="480" w:lineRule="auto"/>
              <w:ind w:left="60" w:right="60" w:firstLine="251"/>
              <w:jc w:val="center"/>
              <w:rPr>
                <w:color w:val="000000"/>
              </w:rPr>
            </w:pPr>
            <w:r>
              <w:rPr>
                <w:color w:val="000000"/>
              </w:rPr>
              <w:t>.195</w:t>
            </w:r>
          </w:p>
        </w:tc>
        <w:tc>
          <w:tcPr>
            <w:tcW w:w="643" w:type="pct"/>
            <w:tcBorders>
              <w:top w:val="nil"/>
              <w:left w:val="nil"/>
              <w:bottom w:val="single" w:sz="4" w:space="0" w:color="auto"/>
              <w:right w:val="nil"/>
            </w:tcBorders>
            <w:shd w:val="clear" w:color="auto" w:fill="FFFFFF"/>
          </w:tcPr>
          <w:p w:rsidR="003D1C30" w:rsidRDefault="003D1C30" w:rsidP="003D1C30">
            <w:pPr>
              <w:autoSpaceDE w:val="0"/>
              <w:autoSpaceDN w:val="0"/>
              <w:adjustRightInd w:val="0"/>
              <w:spacing w:line="480" w:lineRule="auto"/>
              <w:ind w:left="60" w:right="60" w:firstLine="251"/>
              <w:jc w:val="center"/>
              <w:rPr>
                <w:color w:val="000000"/>
              </w:rPr>
            </w:pPr>
            <w:r>
              <w:rPr>
                <w:color w:val="000000"/>
              </w:rPr>
              <w:t>-.239</w:t>
            </w:r>
          </w:p>
        </w:tc>
        <w:tc>
          <w:tcPr>
            <w:tcW w:w="643" w:type="pct"/>
            <w:tcBorders>
              <w:top w:val="nil"/>
              <w:left w:val="nil"/>
              <w:bottom w:val="single" w:sz="4" w:space="0" w:color="auto"/>
              <w:right w:val="nil"/>
            </w:tcBorders>
            <w:shd w:val="clear" w:color="auto" w:fill="FFFFFF"/>
          </w:tcPr>
          <w:p w:rsidR="003D1C30" w:rsidRDefault="003D1C30" w:rsidP="003D1C30">
            <w:pPr>
              <w:autoSpaceDE w:val="0"/>
              <w:autoSpaceDN w:val="0"/>
              <w:adjustRightInd w:val="0"/>
              <w:spacing w:line="480" w:lineRule="auto"/>
              <w:ind w:left="60" w:right="60" w:firstLine="251"/>
              <w:jc w:val="center"/>
              <w:rPr>
                <w:color w:val="000000"/>
              </w:rPr>
            </w:pPr>
            <w:r>
              <w:rPr>
                <w:color w:val="000000"/>
              </w:rPr>
              <w:t>-.358</w:t>
            </w:r>
          </w:p>
        </w:tc>
        <w:tc>
          <w:tcPr>
            <w:tcW w:w="639" w:type="pct"/>
            <w:tcBorders>
              <w:top w:val="nil"/>
              <w:left w:val="nil"/>
              <w:bottom w:val="single" w:sz="4" w:space="0" w:color="auto"/>
              <w:right w:val="nil"/>
            </w:tcBorders>
            <w:shd w:val="clear" w:color="auto" w:fill="FFFFFF"/>
          </w:tcPr>
          <w:p w:rsidR="003D1C30" w:rsidRDefault="003D1C30" w:rsidP="003D1C30">
            <w:pPr>
              <w:autoSpaceDE w:val="0"/>
              <w:autoSpaceDN w:val="0"/>
              <w:adjustRightInd w:val="0"/>
              <w:spacing w:line="480" w:lineRule="auto"/>
              <w:ind w:left="60" w:right="60" w:firstLine="251"/>
              <w:jc w:val="center"/>
              <w:rPr>
                <w:color w:val="000000"/>
              </w:rPr>
            </w:pPr>
            <w:r>
              <w:rPr>
                <w:color w:val="000000"/>
              </w:rPr>
              <w:t>.320</w:t>
            </w:r>
          </w:p>
        </w:tc>
      </w:tr>
    </w:tbl>
    <w:p w:rsidR="003D1C30" w:rsidRDefault="003D1C30" w:rsidP="003D1C30">
      <w:pPr>
        <w:spacing w:line="480" w:lineRule="auto"/>
      </w:pPr>
      <w:r>
        <w:t xml:space="preserve">* </w:t>
      </w:r>
      <w:proofErr w:type="gramStart"/>
      <w:r>
        <w:rPr>
          <w:i/>
        </w:rPr>
        <w:t>p</w:t>
      </w:r>
      <w:proofErr w:type="gramEnd"/>
      <w:r>
        <w:rPr>
          <w:i/>
        </w:rPr>
        <w:t xml:space="preserve"> </w:t>
      </w:r>
      <w:r>
        <w:t xml:space="preserve">&lt; .05, ** </w:t>
      </w:r>
      <w:r>
        <w:rPr>
          <w:i/>
        </w:rPr>
        <w:t xml:space="preserve">p </w:t>
      </w:r>
      <w:r>
        <w:t xml:space="preserve">&lt; .01, *** </w:t>
      </w:r>
      <w:r>
        <w:rPr>
          <w:i/>
        </w:rPr>
        <w:t xml:space="preserve">p </w:t>
      </w:r>
      <w:r>
        <w:t xml:space="preserve">&lt; .001, **** </w:t>
      </w:r>
      <w:r>
        <w:rPr>
          <w:i/>
        </w:rPr>
        <w:t xml:space="preserve">p </w:t>
      </w:r>
      <w:r>
        <w:t>&lt; .0001 (two-tailed).</w:t>
      </w:r>
    </w:p>
    <w:p w:rsidR="003D1C30" w:rsidRDefault="003D1C30" w:rsidP="003D1C30">
      <w:pPr>
        <w:autoSpaceDE w:val="0"/>
        <w:autoSpaceDN w:val="0"/>
        <w:adjustRightInd w:val="0"/>
        <w:spacing w:line="480" w:lineRule="auto"/>
        <w:rPr>
          <w:rFonts w:eastAsia="Times New Roman"/>
          <w:sz w:val="20"/>
          <w:szCs w:val="20"/>
        </w:rPr>
      </w:pPr>
      <w:r>
        <w:rPr>
          <w:sz w:val="20"/>
          <w:szCs w:val="20"/>
        </w:rPr>
        <w:t>Notes: Presence = presence of parent (</w:t>
      </w:r>
      <w:r>
        <w:rPr>
          <w:rFonts w:eastAsia="Times New Roman"/>
          <w:sz w:val="20"/>
          <w:szCs w:val="20"/>
        </w:rPr>
        <w:t xml:space="preserve">1 = absent; 2 = minimal interaction; 3 = moderate or full interaction); Setting = location of study (1 = home; 2 = lab; 3 = nursery); Country = Gender Inequality Index, a measure of how gender-egalitarian the country was at the time the study took place; Publication years = years since publication of the study: </w:t>
      </w:r>
      <w:r>
        <w:rPr>
          <w:sz w:val="20"/>
          <w:szCs w:val="20"/>
        </w:rPr>
        <w:t xml:space="preserve">Age = age of group in months; </w:t>
      </w:r>
      <w:r>
        <w:rPr>
          <w:rFonts w:eastAsia="Times New Roman"/>
          <w:sz w:val="20"/>
          <w:szCs w:val="20"/>
        </w:rPr>
        <w:t>Gender neutral toys = whether or not ‘gender–neutral’ as well as ‘gender-typed’ toys were included in the study as stimuli.</w:t>
      </w:r>
    </w:p>
    <w:p w:rsidR="003D1C30" w:rsidRDefault="003D1C30" w:rsidP="003D1C30">
      <w:pPr>
        <w:autoSpaceDE w:val="0"/>
        <w:autoSpaceDN w:val="0"/>
        <w:adjustRightInd w:val="0"/>
        <w:spacing w:line="480" w:lineRule="auto"/>
        <w:rPr>
          <w:b/>
          <w:bCs/>
        </w:rPr>
      </w:pPr>
      <w:r>
        <w:rPr>
          <w:b/>
          <w:bCs/>
        </w:rPr>
        <w:br w:type="page"/>
      </w:r>
    </w:p>
    <w:p w:rsidR="003D1C30" w:rsidRDefault="003D1C30" w:rsidP="003D1C30">
      <w:pPr>
        <w:autoSpaceDE w:val="0"/>
        <w:autoSpaceDN w:val="0"/>
        <w:adjustRightInd w:val="0"/>
        <w:spacing w:line="480" w:lineRule="auto"/>
        <w:rPr>
          <w:b/>
          <w:bCs/>
        </w:rPr>
        <w:sectPr w:rsidR="003D1C30" w:rsidSect="00D25B7A">
          <w:pgSz w:w="16838" w:h="11906" w:orient="landscape"/>
          <w:pgMar w:top="1440" w:right="1440" w:bottom="1440" w:left="1440" w:header="709" w:footer="709" w:gutter="0"/>
          <w:cols w:space="708"/>
          <w:docGrid w:linePitch="360"/>
        </w:sectPr>
      </w:pPr>
    </w:p>
    <w:p w:rsidR="00F07842" w:rsidRDefault="00F07842" w:rsidP="00F07842">
      <w:pPr>
        <w:keepNext/>
        <w:autoSpaceDE w:val="0"/>
        <w:autoSpaceDN w:val="0"/>
        <w:adjustRightInd w:val="0"/>
        <w:spacing w:line="480" w:lineRule="auto"/>
      </w:pPr>
      <w:r>
        <w:rPr>
          <w:b/>
          <w:bCs/>
          <w:noProof/>
          <w:lang w:val="en-US" w:eastAsia="en-US"/>
        </w:rPr>
        <w:lastRenderedPageBreak/>
        <w:drawing>
          <wp:inline distT="0" distB="0" distL="0" distR="0">
            <wp:extent cx="4143375" cy="5857875"/>
            <wp:effectExtent l="19050" t="0" r="9525" b="0"/>
            <wp:docPr id="1" name="Picture 1" descr="C:\Users\Scarlet\AppData\Local\Packages\Microsoft.MicrosoftEdge_8wekyb3d8bbwe\TempState\Downloads\15.10.17 New figure 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arlet\AppData\Local\Packages\Microsoft.MicrosoftEdge_8wekyb3d8bbwe\TempState\Downloads\15.10.17 New figure 1.tiff"/>
                    <pic:cNvPicPr>
                      <a:picLocks noChangeAspect="1" noChangeArrowheads="1"/>
                    </pic:cNvPicPr>
                  </pic:nvPicPr>
                  <pic:blipFill>
                    <a:blip r:embed="rId9" cstate="print"/>
                    <a:srcRect/>
                    <a:stretch>
                      <a:fillRect/>
                    </a:stretch>
                  </pic:blipFill>
                  <pic:spPr bwMode="auto">
                    <a:xfrm>
                      <a:off x="0" y="0"/>
                      <a:ext cx="4143375" cy="5857875"/>
                    </a:xfrm>
                    <a:prstGeom prst="rect">
                      <a:avLst/>
                    </a:prstGeom>
                    <a:noFill/>
                    <a:ln w="9525">
                      <a:noFill/>
                      <a:miter lim="800000"/>
                      <a:headEnd/>
                      <a:tailEnd/>
                    </a:ln>
                  </pic:spPr>
                </pic:pic>
              </a:graphicData>
            </a:graphic>
          </wp:inline>
        </w:drawing>
      </w:r>
    </w:p>
    <w:p w:rsidR="003D1C30" w:rsidRPr="00F07842" w:rsidRDefault="00F07842" w:rsidP="00F07842">
      <w:pPr>
        <w:pStyle w:val="Caption"/>
        <w:rPr>
          <w:b w:val="0"/>
          <w:bCs w:val="0"/>
          <w:color w:val="auto"/>
        </w:rPr>
        <w:sectPr w:rsidR="003D1C30" w:rsidRPr="00F07842" w:rsidSect="00D25B7A">
          <w:pgSz w:w="11906" w:h="16838"/>
          <w:pgMar w:top="1440" w:right="1440" w:bottom="1440" w:left="1440" w:header="709" w:footer="709" w:gutter="0"/>
          <w:cols w:space="708"/>
          <w:docGrid w:linePitch="360"/>
        </w:sectPr>
      </w:pPr>
      <w:r w:rsidRPr="00F07842">
        <w:rPr>
          <w:color w:val="auto"/>
        </w:rPr>
        <w:t xml:space="preserve">Figure </w:t>
      </w:r>
      <w:r w:rsidR="00067FA4" w:rsidRPr="00F07842">
        <w:rPr>
          <w:color w:val="auto"/>
        </w:rPr>
        <w:fldChar w:fldCharType="begin"/>
      </w:r>
      <w:r w:rsidRPr="00F07842">
        <w:rPr>
          <w:color w:val="auto"/>
        </w:rPr>
        <w:instrText xml:space="preserve"> SEQ Figure \* ARABIC </w:instrText>
      </w:r>
      <w:r w:rsidR="00067FA4" w:rsidRPr="00F07842">
        <w:rPr>
          <w:color w:val="auto"/>
        </w:rPr>
        <w:fldChar w:fldCharType="separate"/>
      </w:r>
      <w:r w:rsidRPr="00F07842">
        <w:rPr>
          <w:noProof/>
          <w:color w:val="auto"/>
        </w:rPr>
        <w:t>1</w:t>
      </w:r>
      <w:r w:rsidR="00067FA4" w:rsidRPr="00F07842">
        <w:rPr>
          <w:color w:val="auto"/>
        </w:rPr>
        <w:fldChar w:fldCharType="end"/>
      </w:r>
      <w:ins w:id="3" w:author="Todd" w:date="2017-11-14T13:34:00Z">
        <w:r>
          <w:rPr>
            <w:color w:val="auto"/>
          </w:rPr>
          <w:t xml:space="preserve"> </w:t>
        </w:r>
      </w:ins>
    </w:p>
    <w:p w:rsidR="003D1C30" w:rsidRDefault="003D1C30" w:rsidP="003D1C30">
      <w:pPr>
        <w:autoSpaceDE w:val="0"/>
        <w:autoSpaceDN w:val="0"/>
        <w:adjustRightInd w:val="0"/>
        <w:spacing w:line="480" w:lineRule="auto"/>
        <w:rPr>
          <w:bCs/>
        </w:rPr>
      </w:pPr>
      <w:proofErr w:type="gramStart"/>
      <w:r w:rsidRPr="009C19C7">
        <w:rPr>
          <w:b/>
          <w:bCs/>
        </w:rPr>
        <w:lastRenderedPageBreak/>
        <w:t>Figure 2a.</w:t>
      </w:r>
      <w:proofErr w:type="gramEnd"/>
      <w:r w:rsidRPr="009C19C7">
        <w:rPr>
          <w:bCs/>
        </w:rPr>
        <w:t xml:space="preserve"> Forest plot of meta-analysis of sex difference in children</w:t>
      </w:r>
      <w:r>
        <w:rPr>
          <w:bCs/>
        </w:rPr>
        <w:t>’</w:t>
      </w:r>
      <w:r w:rsidRPr="009C19C7">
        <w:rPr>
          <w:bCs/>
        </w:rPr>
        <w:t xml:space="preserve">s play with </w:t>
      </w:r>
      <w:r>
        <w:rPr>
          <w:bCs/>
        </w:rPr>
        <w:t>‘male-typed’ toys</w:t>
      </w:r>
    </w:p>
    <w:p w:rsidR="003D1C30" w:rsidRDefault="003D1C30" w:rsidP="003D1C30">
      <w:pPr>
        <w:autoSpaceDE w:val="0"/>
        <w:autoSpaceDN w:val="0"/>
        <w:adjustRightInd w:val="0"/>
        <w:spacing w:line="480" w:lineRule="auto"/>
        <w:rPr>
          <w:bCs/>
        </w:rPr>
      </w:pPr>
      <w:r>
        <w:rPr>
          <w:bCs/>
          <w:noProof/>
          <w:lang w:val="en-US" w:eastAsia="en-US"/>
        </w:rPr>
        <w:drawing>
          <wp:inline distT="0" distB="0" distL="0" distR="0">
            <wp:extent cx="10048240" cy="4527335"/>
            <wp:effectExtent l="0" t="0" r="10160" b="0"/>
            <wp:docPr id="6" name="Picture 7" descr="../../../../Dropbox/Toy%20Choice%20Analysis/Analysis%2004.12.2016/Boy%20forest%20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Toy%20Choice%20Analysis/Analysis%2004.12.2016/Boy%20forest%20plot."/>
                    <pic:cNvPicPr>
                      <a:picLocks noChangeAspect="1" noChangeArrowheads="1"/>
                    </pic:cNvPicPr>
                  </pic:nvPicPr>
                  <pic:blipFill rotWithShape="1">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299" b="63780"/>
                    <a:stretch/>
                  </pic:blipFill>
                  <pic:spPr bwMode="auto">
                    <a:xfrm>
                      <a:off x="0" y="0"/>
                      <a:ext cx="10062635" cy="453382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D1C30" w:rsidRDefault="003D1C30" w:rsidP="003D1C30">
      <w:pPr>
        <w:autoSpaceDE w:val="0"/>
        <w:autoSpaceDN w:val="0"/>
        <w:adjustRightInd w:val="0"/>
        <w:spacing w:line="480" w:lineRule="auto"/>
        <w:rPr>
          <w:b/>
          <w:bCs/>
        </w:rPr>
      </w:pPr>
      <w:r>
        <w:rPr>
          <w:b/>
          <w:bCs/>
        </w:rPr>
        <w:br w:type="page"/>
      </w:r>
    </w:p>
    <w:p w:rsidR="003D1C30" w:rsidRDefault="003D1C30" w:rsidP="003D1C30">
      <w:pPr>
        <w:autoSpaceDE w:val="0"/>
        <w:autoSpaceDN w:val="0"/>
        <w:adjustRightInd w:val="0"/>
        <w:spacing w:line="480" w:lineRule="auto"/>
        <w:rPr>
          <w:bCs/>
        </w:rPr>
      </w:pPr>
      <w:proofErr w:type="gramStart"/>
      <w:r w:rsidRPr="009C19C7">
        <w:rPr>
          <w:b/>
          <w:bCs/>
        </w:rPr>
        <w:lastRenderedPageBreak/>
        <w:t>Figure 2b.</w:t>
      </w:r>
      <w:proofErr w:type="gramEnd"/>
      <w:r w:rsidRPr="009C19C7">
        <w:rPr>
          <w:bCs/>
        </w:rPr>
        <w:t xml:space="preserve"> Forest plot of meta-analysis of sex difference in children</w:t>
      </w:r>
      <w:r>
        <w:rPr>
          <w:bCs/>
        </w:rPr>
        <w:t>’s</w:t>
      </w:r>
      <w:r w:rsidRPr="009C19C7">
        <w:rPr>
          <w:bCs/>
        </w:rPr>
        <w:t xml:space="preserve"> play with</w:t>
      </w:r>
      <w:r>
        <w:rPr>
          <w:bCs/>
        </w:rPr>
        <w:t xml:space="preserve"> ‘female-typed’</w:t>
      </w:r>
      <w:r w:rsidRPr="009C19C7">
        <w:rPr>
          <w:bCs/>
        </w:rPr>
        <w:t xml:space="preserve"> toys </w:t>
      </w:r>
    </w:p>
    <w:p w:rsidR="003D1C30" w:rsidRDefault="003D1C30" w:rsidP="003D1C30">
      <w:pPr>
        <w:spacing w:line="480" w:lineRule="auto"/>
        <w:rPr>
          <w:bCs/>
        </w:rPr>
      </w:pPr>
      <w:r>
        <w:rPr>
          <w:bCs/>
          <w:noProof/>
          <w:lang w:val="en-US" w:eastAsia="en-US"/>
        </w:rPr>
        <w:drawing>
          <wp:inline distT="0" distB="0" distL="0" distR="0">
            <wp:extent cx="9846081" cy="3997597"/>
            <wp:effectExtent l="0" t="0" r="9525" b="0"/>
            <wp:docPr id="9" name="Picture 8" descr="../../../../Dropbox/Toy%20Choice%20Analysis/Analysis%2004.12.2016/Girl%20forest%20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Toy%20Choice%20Analysis/Analysis%2004.12.2016/Girl%20forest%20plot."/>
                    <pic:cNvPicPr>
                      <a:picLocks noChangeAspect="1" noChangeArrowheads="1"/>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590" b="66721"/>
                    <a:stretch/>
                  </pic:blipFill>
                  <pic:spPr bwMode="auto">
                    <a:xfrm>
                      <a:off x="0" y="0"/>
                      <a:ext cx="9889243" cy="401512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D1C30" w:rsidRDefault="003D1C30" w:rsidP="003D1C30">
      <w:pPr>
        <w:spacing w:line="480" w:lineRule="auto"/>
        <w:rPr>
          <w:bCs/>
        </w:rPr>
      </w:pPr>
    </w:p>
    <w:p w:rsidR="003D1C30" w:rsidRDefault="003D1C30" w:rsidP="003D1C30">
      <w:pPr>
        <w:spacing w:line="480" w:lineRule="auto"/>
        <w:rPr>
          <w:bCs/>
        </w:rPr>
      </w:pPr>
    </w:p>
    <w:p w:rsidR="003D1C30" w:rsidDel="00F07842" w:rsidRDefault="003D1C30" w:rsidP="003D1C30">
      <w:pPr>
        <w:spacing w:line="480" w:lineRule="auto"/>
        <w:rPr>
          <w:del w:id="4" w:author="Todd" w:date="2017-11-14T13:35:00Z"/>
          <w:bCs/>
        </w:rPr>
      </w:pPr>
    </w:p>
    <w:p w:rsidR="007C32E3" w:rsidRDefault="007C32E3" w:rsidP="007C32E3">
      <w:pPr>
        <w:spacing w:line="480" w:lineRule="auto"/>
        <w:rPr>
          <w:bCs/>
        </w:rPr>
      </w:pPr>
      <w:r>
        <w:rPr>
          <w:bCs/>
        </w:rPr>
        <w:br w:type="page"/>
      </w:r>
    </w:p>
    <w:p w:rsidR="007C32E3" w:rsidRDefault="007C32E3" w:rsidP="007C32E3">
      <w:pPr>
        <w:spacing w:line="480" w:lineRule="auto"/>
        <w:rPr>
          <w:b/>
        </w:rPr>
        <w:sectPr w:rsidR="007C32E3" w:rsidSect="004C45AF">
          <w:pgSz w:w="16838" w:h="11906" w:orient="landscape"/>
          <w:pgMar w:top="720" w:right="720" w:bottom="720" w:left="720" w:header="709" w:footer="709" w:gutter="0"/>
          <w:cols w:space="708"/>
          <w:docGrid w:linePitch="360"/>
        </w:sectPr>
      </w:pPr>
    </w:p>
    <w:p w:rsidR="003D1C30" w:rsidRDefault="007C32E3" w:rsidP="007C32E3">
      <w:pPr>
        <w:spacing w:line="480" w:lineRule="auto"/>
      </w:pPr>
      <w:proofErr w:type="gramStart"/>
      <w:r w:rsidRPr="009C19C7">
        <w:rPr>
          <w:b/>
        </w:rPr>
        <w:lastRenderedPageBreak/>
        <w:t xml:space="preserve">Figure </w:t>
      </w:r>
      <w:r>
        <w:rPr>
          <w:b/>
        </w:rPr>
        <w:t>3</w:t>
      </w:r>
      <w:r w:rsidRPr="009C19C7">
        <w:rPr>
          <w:b/>
        </w:rPr>
        <w:t>a.</w:t>
      </w:r>
      <w:proofErr w:type="gramEnd"/>
      <w:r w:rsidRPr="009C19C7">
        <w:t xml:space="preserve"> Funnel plot for the sex difference in play with </w:t>
      </w:r>
      <w:r>
        <w:rPr>
          <w:bCs/>
        </w:rPr>
        <w:t>‘male-typed’</w:t>
      </w:r>
      <w:r w:rsidRPr="009C19C7">
        <w:t xml:space="preserve"> toys</w:t>
      </w:r>
      <w:r>
        <w:t xml:space="preserve"> </w:t>
      </w:r>
      <w:r w:rsidR="003D1C30">
        <w:rPr>
          <w:noProof/>
          <w:lang w:val="en-US" w:eastAsia="en-US"/>
        </w:rPr>
        <w:drawing>
          <wp:inline distT="0" distB="0" distL="0" distR="0">
            <wp:extent cx="9453563" cy="5583047"/>
            <wp:effectExtent l="19050" t="0" r="0" b="0"/>
            <wp:docPr id="10" name="Picture 2" descr="../../../Dropbox/Toy%20Choice%20Analysis/Boy-toys/Funnel%20plot%20for%20boy-toys%20(random%20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Toy%20Choice%20Analysis/Boy-toys/Funnel%20plot%20for%20boy-toys%20(random%20effect)"/>
                    <pic:cNvPicPr>
                      <a:picLocks noChangeAspect="1" noChangeArrowheads="1"/>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491" t="2706" r="9484" b="60706"/>
                    <a:stretch/>
                  </pic:blipFill>
                  <pic:spPr bwMode="auto">
                    <a:xfrm>
                      <a:off x="0" y="0"/>
                      <a:ext cx="9518060" cy="5621137"/>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D1C30" w:rsidRDefault="003D1C30" w:rsidP="003D1C30">
      <w:pPr>
        <w:spacing w:line="480" w:lineRule="auto"/>
      </w:pPr>
      <w:proofErr w:type="gramStart"/>
      <w:r w:rsidRPr="009C19C7">
        <w:rPr>
          <w:b/>
        </w:rPr>
        <w:lastRenderedPageBreak/>
        <w:t xml:space="preserve">Figure </w:t>
      </w:r>
      <w:r>
        <w:rPr>
          <w:b/>
        </w:rPr>
        <w:t>3b</w:t>
      </w:r>
      <w:r w:rsidRPr="009C19C7">
        <w:rPr>
          <w:b/>
        </w:rPr>
        <w:t>.</w:t>
      </w:r>
      <w:proofErr w:type="gramEnd"/>
      <w:r w:rsidRPr="009C19C7">
        <w:t xml:space="preserve"> Funnel plot for the sex difference in play with </w:t>
      </w:r>
      <w:r>
        <w:rPr>
          <w:bCs/>
        </w:rPr>
        <w:t>‘female-typed’</w:t>
      </w:r>
      <w:r w:rsidRPr="009C19C7">
        <w:t xml:space="preserve"> toys</w:t>
      </w:r>
      <w:r>
        <w:t xml:space="preserve"> </w:t>
      </w:r>
    </w:p>
    <w:p w:rsidR="003D1C30" w:rsidRDefault="003D1C30" w:rsidP="003D1C30">
      <w:pPr>
        <w:spacing w:line="480" w:lineRule="auto"/>
      </w:pPr>
      <w:r>
        <w:rPr>
          <w:noProof/>
          <w:lang w:val="en-US" w:eastAsia="en-US"/>
        </w:rPr>
        <w:drawing>
          <wp:inline distT="0" distB="0" distL="0" distR="0">
            <wp:extent cx="9385935" cy="5464023"/>
            <wp:effectExtent l="0" t="0" r="0" b="0"/>
            <wp:docPr id="11" name="Picture 13" descr="../../../Dropbox/Toy%20Choice%20Analysis/Girl-toys/Funnel%20plot%20for%20girl-toys%20(random%20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Toy%20Choice%20Analysis/Girl-toys/Funnel%20plot%20for%20girl-toys%20(random%20effect)"/>
                    <pic:cNvPicPr>
                      <a:picLocks noChangeAspect="1" noChangeArrowheads="1"/>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58824"/>
                    <a:stretch/>
                  </pic:blipFill>
                  <pic:spPr bwMode="auto">
                    <a:xfrm>
                      <a:off x="0" y="0"/>
                      <a:ext cx="9406124" cy="5475776"/>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D1C30" w:rsidRDefault="003D1C30" w:rsidP="003D1C30">
      <w:pPr>
        <w:spacing w:line="480" w:lineRule="auto"/>
        <w:rPr>
          <w:rFonts w:ascii="Tahoma" w:hAnsi="Tahoma" w:cs="Tahoma"/>
        </w:rPr>
      </w:pPr>
      <w:r>
        <w:rPr>
          <w:rFonts w:eastAsia="Times New Roman"/>
          <w:noProof/>
          <w:lang w:val="en-US" w:eastAsia="en-US"/>
        </w:rPr>
        <w:lastRenderedPageBreak/>
        <w:drawing>
          <wp:anchor distT="0" distB="0" distL="114300" distR="114300" simplePos="0" relativeHeight="251659264" behindDoc="1" locked="0" layoutInCell="1" allowOverlap="1">
            <wp:simplePos x="0" y="0"/>
            <wp:positionH relativeFrom="column">
              <wp:posOffset>5029200</wp:posOffset>
            </wp:positionH>
            <wp:positionV relativeFrom="paragraph">
              <wp:posOffset>117230</wp:posOffset>
            </wp:positionV>
            <wp:extent cx="5140944" cy="4114409"/>
            <wp:effectExtent l="0" t="0" r="0" b="635"/>
            <wp:wrapNone/>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1483" cy="4146853"/>
                    </a:xfrm>
                    <a:prstGeom prst="rect">
                      <a:avLst/>
                    </a:prstGeom>
                    <a:noFill/>
                    <a:ln>
                      <a:noFill/>
                    </a:ln>
                  </pic:spPr>
                </pic:pic>
              </a:graphicData>
            </a:graphic>
          </wp:anchor>
        </w:drawing>
      </w:r>
      <w:r>
        <w:rPr>
          <w:b/>
          <w:bCs/>
        </w:rPr>
        <w:t xml:space="preserve">Figure 4a </w:t>
      </w:r>
      <w:r w:rsidRPr="006F756B">
        <w:rPr>
          <w:bCs/>
        </w:rPr>
        <w:t xml:space="preserve">(left, boys) and </w:t>
      </w:r>
      <w:r>
        <w:rPr>
          <w:b/>
          <w:bCs/>
        </w:rPr>
        <w:t>Figure 4</w:t>
      </w:r>
      <w:r w:rsidRPr="00A0349F">
        <w:rPr>
          <w:b/>
          <w:bCs/>
        </w:rPr>
        <w:t>b</w:t>
      </w:r>
      <w:r w:rsidRPr="006F756B">
        <w:rPr>
          <w:bCs/>
        </w:rPr>
        <w:t xml:space="preserve"> (right, girls). Percentage </w:t>
      </w:r>
      <w:r>
        <w:rPr>
          <w:bCs/>
        </w:rPr>
        <w:t xml:space="preserve">of </w:t>
      </w:r>
      <w:r w:rsidRPr="006F756B">
        <w:t xml:space="preserve">time played with </w:t>
      </w:r>
      <w:r>
        <w:t>male-typed</w:t>
      </w:r>
      <w:r w:rsidRPr="006F756B">
        <w:t xml:space="preserve"> toys relative to </w:t>
      </w:r>
      <w:r>
        <w:t>female-typed</w:t>
      </w:r>
      <w:r w:rsidRPr="006F756B">
        <w:t xml:space="preserve"> toys</w:t>
      </w:r>
      <w:r>
        <w:t>,</w:t>
      </w:r>
      <w:r w:rsidRPr="006F756B">
        <w:t xml:space="preserve"> by age.</w:t>
      </w:r>
      <w:r w:rsidRPr="00ED08DC">
        <w:rPr>
          <w:rFonts w:ascii="Tahoma" w:hAnsi="Tahoma" w:cs="Tahoma"/>
        </w:rPr>
        <w:t xml:space="preserve"> </w:t>
      </w:r>
    </w:p>
    <w:p w:rsidR="003D1C30" w:rsidRDefault="003D1C30" w:rsidP="003D1C30">
      <w:pPr>
        <w:spacing w:line="480" w:lineRule="auto"/>
        <w:rPr>
          <w:rFonts w:ascii="Tahoma" w:hAnsi="Tahoma" w:cs="Tahoma"/>
        </w:rPr>
        <w:sectPr w:rsidR="003D1C30" w:rsidSect="004A0655">
          <w:pgSz w:w="16838" w:h="11906" w:orient="landscape"/>
          <w:pgMar w:top="720" w:right="720" w:bottom="720" w:left="720" w:header="709" w:footer="709" w:gutter="0"/>
          <w:cols w:space="708"/>
          <w:docGrid w:linePitch="360"/>
        </w:sectPr>
      </w:pPr>
    </w:p>
    <w:p w:rsidR="003D1C30" w:rsidRDefault="003D1C30" w:rsidP="003D1C30">
      <w:pPr>
        <w:spacing w:line="480" w:lineRule="auto"/>
        <w:rPr>
          <w:rFonts w:ascii="Tahoma" w:hAnsi="Tahoma" w:cs="Tahoma"/>
        </w:rPr>
      </w:pPr>
      <w:r>
        <w:rPr>
          <w:rFonts w:eastAsia="Times New Roman"/>
          <w:noProof/>
          <w:lang w:val="en-US" w:eastAsia="en-US"/>
        </w:rPr>
        <w:lastRenderedPageBreak/>
        <w:drawing>
          <wp:inline distT="0" distB="0" distL="0" distR="0">
            <wp:extent cx="4744085" cy="3837048"/>
            <wp:effectExtent l="0" t="0" r="571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6278"/>
                    <a:stretch/>
                  </pic:blipFill>
                  <pic:spPr bwMode="auto">
                    <a:xfrm>
                      <a:off x="0" y="0"/>
                      <a:ext cx="4776040" cy="386289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D1C30" w:rsidRDefault="003D1C30" w:rsidP="003D1C30">
      <w:pPr>
        <w:spacing w:line="480" w:lineRule="auto"/>
        <w:rPr>
          <w:b/>
          <w:bCs/>
        </w:rPr>
        <w:sectPr w:rsidR="003D1C30" w:rsidSect="00142FB1">
          <w:type w:val="continuous"/>
          <w:pgSz w:w="16838" w:h="11906" w:orient="landscape"/>
          <w:pgMar w:top="720" w:right="720" w:bottom="720" w:left="720" w:header="709" w:footer="709" w:gutter="0"/>
          <w:cols w:num="2" w:space="708"/>
          <w:docGrid w:linePitch="360"/>
        </w:sectPr>
      </w:pPr>
    </w:p>
    <w:p w:rsidR="003D1C30" w:rsidRDefault="003D1C30" w:rsidP="003D1C30">
      <w:pPr>
        <w:spacing w:line="480" w:lineRule="auto"/>
      </w:pPr>
      <w:r>
        <w:rPr>
          <w:b/>
          <w:bCs/>
        </w:rPr>
        <w:lastRenderedPageBreak/>
        <w:t>Figure 5a</w:t>
      </w:r>
      <w:r w:rsidRPr="006F756B">
        <w:rPr>
          <w:bCs/>
        </w:rPr>
        <w:t xml:space="preserve"> (left, boys</w:t>
      </w:r>
      <w:r>
        <w:rPr>
          <w:bCs/>
        </w:rPr>
        <w:t xml:space="preserve">) and </w:t>
      </w:r>
      <w:r>
        <w:rPr>
          <w:b/>
          <w:bCs/>
        </w:rPr>
        <w:t>Figure 5</w:t>
      </w:r>
      <w:r w:rsidRPr="006F469A">
        <w:rPr>
          <w:b/>
          <w:bCs/>
        </w:rPr>
        <w:t>b</w:t>
      </w:r>
      <w:r w:rsidRPr="006F756B">
        <w:rPr>
          <w:bCs/>
        </w:rPr>
        <w:t xml:space="preserve"> (right, girls). Percentage </w:t>
      </w:r>
      <w:r>
        <w:rPr>
          <w:bCs/>
        </w:rPr>
        <w:t xml:space="preserve">of </w:t>
      </w:r>
      <w:r w:rsidRPr="006F756B">
        <w:t xml:space="preserve">time played with </w:t>
      </w:r>
      <w:r>
        <w:t>‘male-typed’</w:t>
      </w:r>
      <w:r w:rsidRPr="006F756B">
        <w:t xml:space="preserve"> toys relative to </w:t>
      </w:r>
      <w:r>
        <w:t>‘female-typed’</w:t>
      </w:r>
      <w:r w:rsidRPr="006F756B">
        <w:t xml:space="preserve"> toys</w:t>
      </w:r>
      <w:r>
        <w:t>,</w:t>
      </w:r>
      <w:r w:rsidRPr="006F756B">
        <w:t xml:space="preserve"> </w:t>
      </w:r>
      <w:r>
        <w:t>when ‘gender-neutral’ toys were included in the stimuli</w:t>
      </w:r>
      <w:r w:rsidRPr="006F756B">
        <w:t>.</w:t>
      </w:r>
    </w:p>
    <w:p w:rsidR="003D1C30" w:rsidRDefault="003D1C30" w:rsidP="003D1C30">
      <w:pPr>
        <w:spacing w:line="480" w:lineRule="auto"/>
      </w:pPr>
      <w:r>
        <w:rPr>
          <w:rFonts w:eastAsia="Times New Roman"/>
          <w:noProof/>
          <w:lang w:val="en-US" w:eastAsia="en-US"/>
        </w:rPr>
        <w:drawing>
          <wp:anchor distT="0" distB="0" distL="114300" distR="114300" simplePos="0" relativeHeight="251660288" behindDoc="1" locked="0" layoutInCell="1" allowOverlap="1">
            <wp:simplePos x="0" y="0"/>
            <wp:positionH relativeFrom="column">
              <wp:posOffset>4883638</wp:posOffset>
            </wp:positionH>
            <wp:positionV relativeFrom="paragraph">
              <wp:posOffset>45329</wp:posOffset>
            </wp:positionV>
            <wp:extent cx="4141221" cy="3314309"/>
            <wp:effectExtent l="0" t="0" r="0" b="0"/>
            <wp:wrapNone/>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41221" cy="3314309"/>
                    </a:xfrm>
                    <a:prstGeom prst="rect">
                      <a:avLst/>
                    </a:prstGeom>
                    <a:noFill/>
                    <a:ln>
                      <a:noFill/>
                    </a:ln>
                  </pic:spPr>
                </pic:pic>
              </a:graphicData>
            </a:graphic>
          </wp:anchor>
        </w:drawing>
      </w:r>
      <w:r>
        <w:rPr>
          <w:rFonts w:eastAsia="Times New Roman"/>
          <w:noProof/>
          <w:lang w:val="en-US" w:eastAsia="en-US"/>
        </w:rPr>
        <w:drawing>
          <wp:inline distT="0" distB="0" distL="0" distR="0">
            <wp:extent cx="4053333" cy="3243971"/>
            <wp:effectExtent l="0" t="0" r="10795" b="762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82359" cy="3267201"/>
                    </a:xfrm>
                    <a:prstGeom prst="rect">
                      <a:avLst/>
                    </a:prstGeom>
                    <a:noFill/>
                    <a:ln>
                      <a:noFill/>
                    </a:ln>
                  </pic:spPr>
                </pic:pic>
              </a:graphicData>
            </a:graphic>
          </wp:inline>
        </w:drawing>
      </w:r>
    </w:p>
    <w:p w:rsidR="003D1C30" w:rsidRDefault="003D1C30" w:rsidP="003D1C30">
      <w:pPr>
        <w:spacing w:line="480" w:lineRule="auto"/>
      </w:pPr>
    </w:p>
    <w:p w:rsidR="003D1C30" w:rsidRDefault="003D1C30" w:rsidP="003D1C30">
      <w:pPr>
        <w:spacing w:line="480" w:lineRule="auto"/>
      </w:pPr>
      <w:r>
        <w:br w:type="page"/>
      </w:r>
    </w:p>
    <w:p w:rsidR="003D1C30" w:rsidRDefault="003D1C30" w:rsidP="003D1C30">
      <w:pPr>
        <w:spacing w:line="480" w:lineRule="auto"/>
      </w:pPr>
      <w:r>
        <w:rPr>
          <w:b/>
          <w:bCs/>
        </w:rPr>
        <w:lastRenderedPageBreak/>
        <w:t>Figure 6a</w:t>
      </w:r>
      <w:r w:rsidRPr="006F756B">
        <w:rPr>
          <w:bCs/>
        </w:rPr>
        <w:t xml:space="preserve"> (left, boys</w:t>
      </w:r>
      <w:r>
        <w:rPr>
          <w:bCs/>
        </w:rPr>
        <w:t xml:space="preserve">) and </w:t>
      </w:r>
      <w:r>
        <w:rPr>
          <w:b/>
          <w:bCs/>
        </w:rPr>
        <w:t>Figure 6</w:t>
      </w:r>
      <w:r w:rsidRPr="006F469A">
        <w:rPr>
          <w:b/>
          <w:bCs/>
        </w:rPr>
        <w:t>b</w:t>
      </w:r>
      <w:r w:rsidRPr="006F756B">
        <w:rPr>
          <w:bCs/>
        </w:rPr>
        <w:t xml:space="preserve"> (right, girls). Percentage </w:t>
      </w:r>
      <w:r>
        <w:rPr>
          <w:bCs/>
        </w:rPr>
        <w:t xml:space="preserve">of </w:t>
      </w:r>
      <w:r w:rsidRPr="006F756B">
        <w:t xml:space="preserve">time played with </w:t>
      </w:r>
      <w:r>
        <w:t>‘male-typed’</w:t>
      </w:r>
      <w:r w:rsidRPr="006F756B">
        <w:t xml:space="preserve"> toys relative to </w:t>
      </w:r>
      <w:r>
        <w:t>‘female-typed’</w:t>
      </w:r>
      <w:r w:rsidRPr="006F756B">
        <w:t xml:space="preserve"> toys</w:t>
      </w:r>
      <w:r>
        <w:t>,</w:t>
      </w:r>
      <w:r w:rsidRPr="006F756B">
        <w:t xml:space="preserve"> </w:t>
      </w:r>
      <w:r>
        <w:t>in a home compared to a laboratory setting</w:t>
      </w:r>
    </w:p>
    <w:p w:rsidR="003D1C30" w:rsidRPr="00B132CD" w:rsidRDefault="003D1C30" w:rsidP="003D1C30">
      <w:pPr>
        <w:spacing w:line="480" w:lineRule="auto"/>
      </w:pPr>
      <w:r>
        <w:rPr>
          <w:rFonts w:eastAsia="Times New Roman"/>
          <w:noProof/>
          <w:lang w:val="en-US" w:eastAsia="en-US"/>
        </w:rPr>
        <w:drawing>
          <wp:inline distT="0" distB="0" distL="0" distR="0">
            <wp:extent cx="3696335" cy="2958257"/>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0013" cy="2969204"/>
                    </a:xfrm>
                    <a:prstGeom prst="rect">
                      <a:avLst/>
                    </a:prstGeom>
                    <a:noFill/>
                    <a:ln>
                      <a:noFill/>
                    </a:ln>
                  </pic:spPr>
                </pic:pic>
              </a:graphicData>
            </a:graphic>
          </wp:inline>
        </w:drawing>
      </w:r>
      <w:r>
        <w:rPr>
          <w:rFonts w:eastAsia="Times New Roman"/>
          <w:noProof/>
          <w:lang w:val="en-US" w:eastAsia="en-US"/>
        </w:rPr>
        <w:drawing>
          <wp:inline distT="0" distB="0" distL="0" distR="0">
            <wp:extent cx="3694458" cy="2956755"/>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25071" cy="2981256"/>
                    </a:xfrm>
                    <a:prstGeom prst="rect">
                      <a:avLst/>
                    </a:prstGeom>
                    <a:noFill/>
                    <a:ln>
                      <a:noFill/>
                    </a:ln>
                  </pic:spPr>
                </pic:pic>
              </a:graphicData>
            </a:graphic>
          </wp:inline>
        </w:drawing>
      </w:r>
    </w:p>
    <w:p w:rsidR="003D1C30" w:rsidRDefault="003D1C30">
      <w:pPr>
        <w:sectPr w:rsidR="003D1C30" w:rsidSect="00F07842">
          <w:pgSz w:w="16838" w:h="11906" w:orient="landscape"/>
          <w:pgMar w:top="720" w:right="720" w:bottom="720" w:left="720" w:header="709" w:footer="709" w:gutter="0"/>
          <w:cols w:space="708"/>
          <w:docGrid w:linePitch="360"/>
        </w:sectPr>
      </w:pPr>
    </w:p>
    <w:p w:rsidR="00B74A7E" w:rsidRPr="00B132CD" w:rsidRDefault="00B74A7E" w:rsidP="007C32E3">
      <w:pPr>
        <w:autoSpaceDE w:val="0"/>
        <w:autoSpaceDN w:val="0"/>
        <w:adjustRightInd w:val="0"/>
        <w:spacing w:line="480" w:lineRule="auto"/>
      </w:pPr>
    </w:p>
    <w:sectPr w:rsidR="00B74A7E" w:rsidRPr="00B132CD" w:rsidSect="00BB40CC">
      <w:pgSz w:w="16838" w:h="11906" w:orient="landscape"/>
      <w:pgMar w:top="720" w:right="720" w:bottom="720" w:left="72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5E12" w:rsidRDefault="006C5E12">
      <w:r>
        <w:separator/>
      </w:r>
    </w:p>
  </w:endnote>
  <w:endnote w:type="continuationSeparator" w:id="0">
    <w:p w:rsidR="006C5E12" w:rsidRDefault="006C5E1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charset w:val="80"/>
    <w:family w:val="auto"/>
    <w:pitch w:val="variable"/>
    <w:sig w:usb0="E00002FF" w:usb1="7AC7FFFF" w:usb2="00000012" w:usb3="00000000" w:csb0="0002000D"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A00002BF" w:usb1="68C7FCFB" w:usb2="00000010" w:usb3="00000000" w:csb0="0002009F" w:csb1="00000000"/>
  </w:font>
  <w:font w:name="TimesNewRomanPSMT">
    <w:altName w:val="Times New Roman"/>
    <w:charset w:val="00"/>
    <w:family w:val="auto"/>
    <w:pitch w:val="variable"/>
    <w:sig w:usb0="00000000" w:usb1="C0007841" w:usb2="00000009" w:usb3="00000000" w:csb0="000001FF" w:csb1="00000000"/>
  </w:font>
  <w:font w:name="TimesNewRomanPS-ItalicMT">
    <w:altName w:val="Times New Roman"/>
    <w:charset w:val="00"/>
    <w:family w:val="auto"/>
    <w:pitch w:val="variable"/>
    <w:sig w:usb0="00000000" w:usb1="00007843" w:usb2="00000001" w:usb3="00000000" w:csb0="000001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6395941"/>
      <w:docPartObj>
        <w:docPartGallery w:val="Page Numbers (Bottom of Page)"/>
        <w:docPartUnique/>
      </w:docPartObj>
    </w:sdtPr>
    <w:sdtEndPr>
      <w:rPr>
        <w:noProof/>
      </w:rPr>
    </w:sdtEndPr>
    <w:sdtContent>
      <w:p w:rsidR="00CF357B" w:rsidRDefault="00CF357B">
        <w:pPr>
          <w:pStyle w:val="Footer"/>
          <w:jc w:val="right"/>
        </w:pPr>
        <w:fldSimple w:instr=" PAGE   \* MERGEFORMAT ">
          <w:r w:rsidR="00105126">
            <w:rPr>
              <w:noProof/>
            </w:rPr>
            <w:t>35</w:t>
          </w:r>
        </w:fldSimple>
      </w:p>
    </w:sdtContent>
  </w:sdt>
  <w:p w:rsidR="00CF357B" w:rsidRDefault="00CF357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5E12" w:rsidRDefault="006C5E12">
      <w:r>
        <w:separator/>
      </w:r>
    </w:p>
  </w:footnote>
  <w:footnote w:type="continuationSeparator" w:id="0">
    <w:p w:rsidR="006C5E12" w:rsidRDefault="006C5E1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C537D2"/>
    <w:multiLevelType w:val="hybridMultilevel"/>
    <w:tmpl w:val="8AFA1B4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E8C4AB4"/>
    <w:multiLevelType w:val="hybridMultilevel"/>
    <w:tmpl w:val="5AD63CCE"/>
    <w:lvl w:ilvl="0" w:tplc="249A76B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DD82B16"/>
    <w:multiLevelType w:val="hybridMultilevel"/>
    <w:tmpl w:val="37227444"/>
    <w:lvl w:ilvl="0" w:tplc="D108D8B4">
      <w:start w:val="1"/>
      <w:numFmt w:val="bullet"/>
      <w:lvlText w:val="•"/>
      <w:lvlJc w:val="left"/>
      <w:pPr>
        <w:tabs>
          <w:tab w:val="num" w:pos="720"/>
        </w:tabs>
        <w:ind w:left="720" w:hanging="360"/>
      </w:pPr>
      <w:rPr>
        <w:rFonts w:ascii="Arial" w:hAnsi="Arial" w:hint="default"/>
      </w:rPr>
    </w:lvl>
    <w:lvl w:ilvl="1" w:tplc="F06E6248" w:tentative="1">
      <w:start w:val="1"/>
      <w:numFmt w:val="bullet"/>
      <w:lvlText w:val="•"/>
      <w:lvlJc w:val="left"/>
      <w:pPr>
        <w:tabs>
          <w:tab w:val="num" w:pos="1440"/>
        </w:tabs>
        <w:ind w:left="1440" w:hanging="360"/>
      </w:pPr>
      <w:rPr>
        <w:rFonts w:ascii="Arial" w:hAnsi="Arial" w:hint="default"/>
      </w:rPr>
    </w:lvl>
    <w:lvl w:ilvl="2" w:tplc="DA6C14BC" w:tentative="1">
      <w:start w:val="1"/>
      <w:numFmt w:val="bullet"/>
      <w:lvlText w:val="•"/>
      <w:lvlJc w:val="left"/>
      <w:pPr>
        <w:tabs>
          <w:tab w:val="num" w:pos="2160"/>
        </w:tabs>
        <w:ind w:left="2160" w:hanging="360"/>
      </w:pPr>
      <w:rPr>
        <w:rFonts w:ascii="Arial" w:hAnsi="Arial" w:hint="default"/>
      </w:rPr>
    </w:lvl>
    <w:lvl w:ilvl="3" w:tplc="B5283EF0" w:tentative="1">
      <w:start w:val="1"/>
      <w:numFmt w:val="bullet"/>
      <w:lvlText w:val="•"/>
      <w:lvlJc w:val="left"/>
      <w:pPr>
        <w:tabs>
          <w:tab w:val="num" w:pos="2880"/>
        </w:tabs>
        <w:ind w:left="2880" w:hanging="360"/>
      </w:pPr>
      <w:rPr>
        <w:rFonts w:ascii="Arial" w:hAnsi="Arial" w:hint="default"/>
      </w:rPr>
    </w:lvl>
    <w:lvl w:ilvl="4" w:tplc="04801D68" w:tentative="1">
      <w:start w:val="1"/>
      <w:numFmt w:val="bullet"/>
      <w:lvlText w:val="•"/>
      <w:lvlJc w:val="left"/>
      <w:pPr>
        <w:tabs>
          <w:tab w:val="num" w:pos="3600"/>
        </w:tabs>
        <w:ind w:left="3600" w:hanging="360"/>
      </w:pPr>
      <w:rPr>
        <w:rFonts w:ascii="Arial" w:hAnsi="Arial" w:hint="default"/>
      </w:rPr>
    </w:lvl>
    <w:lvl w:ilvl="5" w:tplc="826E1BD0" w:tentative="1">
      <w:start w:val="1"/>
      <w:numFmt w:val="bullet"/>
      <w:lvlText w:val="•"/>
      <w:lvlJc w:val="left"/>
      <w:pPr>
        <w:tabs>
          <w:tab w:val="num" w:pos="4320"/>
        </w:tabs>
        <w:ind w:left="4320" w:hanging="360"/>
      </w:pPr>
      <w:rPr>
        <w:rFonts w:ascii="Arial" w:hAnsi="Arial" w:hint="default"/>
      </w:rPr>
    </w:lvl>
    <w:lvl w:ilvl="6" w:tplc="833282B8" w:tentative="1">
      <w:start w:val="1"/>
      <w:numFmt w:val="bullet"/>
      <w:lvlText w:val="•"/>
      <w:lvlJc w:val="left"/>
      <w:pPr>
        <w:tabs>
          <w:tab w:val="num" w:pos="5040"/>
        </w:tabs>
        <w:ind w:left="5040" w:hanging="360"/>
      </w:pPr>
      <w:rPr>
        <w:rFonts w:ascii="Arial" w:hAnsi="Arial" w:hint="default"/>
      </w:rPr>
    </w:lvl>
    <w:lvl w:ilvl="7" w:tplc="424CE604" w:tentative="1">
      <w:start w:val="1"/>
      <w:numFmt w:val="bullet"/>
      <w:lvlText w:val="•"/>
      <w:lvlJc w:val="left"/>
      <w:pPr>
        <w:tabs>
          <w:tab w:val="num" w:pos="5760"/>
        </w:tabs>
        <w:ind w:left="5760" w:hanging="360"/>
      </w:pPr>
      <w:rPr>
        <w:rFonts w:ascii="Arial" w:hAnsi="Arial" w:hint="default"/>
      </w:rPr>
    </w:lvl>
    <w:lvl w:ilvl="8" w:tplc="C08ADFB8" w:tentative="1">
      <w:start w:val="1"/>
      <w:numFmt w:val="bullet"/>
      <w:lvlText w:val="•"/>
      <w:lvlJc w:val="left"/>
      <w:pPr>
        <w:tabs>
          <w:tab w:val="num" w:pos="6480"/>
        </w:tabs>
        <w:ind w:left="6480" w:hanging="360"/>
      </w:pPr>
      <w:rPr>
        <w:rFonts w:ascii="Arial" w:hAnsi="Arial" w:hint="default"/>
      </w:rPr>
    </w:lvl>
  </w:abstractNum>
  <w:abstractNum w:abstractNumId="3">
    <w:nsid w:val="21783EDB"/>
    <w:multiLevelType w:val="multilevel"/>
    <w:tmpl w:val="A300DDB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84E6FFB"/>
    <w:multiLevelType w:val="hybridMultilevel"/>
    <w:tmpl w:val="74F0BD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C7965B9"/>
    <w:multiLevelType w:val="hybridMultilevel"/>
    <w:tmpl w:val="8AFA1B4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E1F2627"/>
    <w:multiLevelType w:val="multilevel"/>
    <w:tmpl w:val="A300DDB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FBF7A9B"/>
    <w:multiLevelType w:val="hybridMultilevel"/>
    <w:tmpl w:val="9B4EA524"/>
    <w:lvl w:ilvl="0" w:tplc="DC2E7C58">
      <w:start w:val="1"/>
      <w:numFmt w:val="bullet"/>
      <w:lvlText w:val="•"/>
      <w:lvlJc w:val="left"/>
      <w:pPr>
        <w:tabs>
          <w:tab w:val="num" w:pos="720"/>
        </w:tabs>
        <w:ind w:left="720" w:hanging="360"/>
      </w:pPr>
      <w:rPr>
        <w:rFonts w:ascii="Arial" w:hAnsi="Arial" w:hint="default"/>
      </w:rPr>
    </w:lvl>
    <w:lvl w:ilvl="1" w:tplc="DD9C31E4" w:tentative="1">
      <w:start w:val="1"/>
      <w:numFmt w:val="bullet"/>
      <w:lvlText w:val="•"/>
      <w:lvlJc w:val="left"/>
      <w:pPr>
        <w:tabs>
          <w:tab w:val="num" w:pos="1440"/>
        </w:tabs>
        <w:ind w:left="1440" w:hanging="360"/>
      </w:pPr>
      <w:rPr>
        <w:rFonts w:ascii="Arial" w:hAnsi="Arial" w:hint="default"/>
      </w:rPr>
    </w:lvl>
    <w:lvl w:ilvl="2" w:tplc="62DC3062" w:tentative="1">
      <w:start w:val="1"/>
      <w:numFmt w:val="bullet"/>
      <w:lvlText w:val="•"/>
      <w:lvlJc w:val="left"/>
      <w:pPr>
        <w:tabs>
          <w:tab w:val="num" w:pos="2160"/>
        </w:tabs>
        <w:ind w:left="2160" w:hanging="360"/>
      </w:pPr>
      <w:rPr>
        <w:rFonts w:ascii="Arial" w:hAnsi="Arial" w:hint="default"/>
      </w:rPr>
    </w:lvl>
    <w:lvl w:ilvl="3" w:tplc="87543982" w:tentative="1">
      <w:start w:val="1"/>
      <w:numFmt w:val="bullet"/>
      <w:lvlText w:val="•"/>
      <w:lvlJc w:val="left"/>
      <w:pPr>
        <w:tabs>
          <w:tab w:val="num" w:pos="2880"/>
        </w:tabs>
        <w:ind w:left="2880" w:hanging="360"/>
      </w:pPr>
      <w:rPr>
        <w:rFonts w:ascii="Arial" w:hAnsi="Arial" w:hint="default"/>
      </w:rPr>
    </w:lvl>
    <w:lvl w:ilvl="4" w:tplc="974E1ACA" w:tentative="1">
      <w:start w:val="1"/>
      <w:numFmt w:val="bullet"/>
      <w:lvlText w:val="•"/>
      <w:lvlJc w:val="left"/>
      <w:pPr>
        <w:tabs>
          <w:tab w:val="num" w:pos="3600"/>
        </w:tabs>
        <w:ind w:left="3600" w:hanging="360"/>
      </w:pPr>
      <w:rPr>
        <w:rFonts w:ascii="Arial" w:hAnsi="Arial" w:hint="default"/>
      </w:rPr>
    </w:lvl>
    <w:lvl w:ilvl="5" w:tplc="2DC8DAD6" w:tentative="1">
      <w:start w:val="1"/>
      <w:numFmt w:val="bullet"/>
      <w:lvlText w:val="•"/>
      <w:lvlJc w:val="left"/>
      <w:pPr>
        <w:tabs>
          <w:tab w:val="num" w:pos="4320"/>
        </w:tabs>
        <w:ind w:left="4320" w:hanging="360"/>
      </w:pPr>
      <w:rPr>
        <w:rFonts w:ascii="Arial" w:hAnsi="Arial" w:hint="default"/>
      </w:rPr>
    </w:lvl>
    <w:lvl w:ilvl="6" w:tplc="CA943424" w:tentative="1">
      <w:start w:val="1"/>
      <w:numFmt w:val="bullet"/>
      <w:lvlText w:val="•"/>
      <w:lvlJc w:val="left"/>
      <w:pPr>
        <w:tabs>
          <w:tab w:val="num" w:pos="5040"/>
        </w:tabs>
        <w:ind w:left="5040" w:hanging="360"/>
      </w:pPr>
      <w:rPr>
        <w:rFonts w:ascii="Arial" w:hAnsi="Arial" w:hint="default"/>
      </w:rPr>
    </w:lvl>
    <w:lvl w:ilvl="7" w:tplc="B4A252FC" w:tentative="1">
      <w:start w:val="1"/>
      <w:numFmt w:val="bullet"/>
      <w:lvlText w:val="•"/>
      <w:lvlJc w:val="left"/>
      <w:pPr>
        <w:tabs>
          <w:tab w:val="num" w:pos="5760"/>
        </w:tabs>
        <w:ind w:left="5760" w:hanging="360"/>
      </w:pPr>
      <w:rPr>
        <w:rFonts w:ascii="Arial" w:hAnsi="Arial" w:hint="default"/>
      </w:rPr>
    </w:lvl>
    <w:lvl w:ilvl="8" w:tplc="09AA2780" w:tentative="1">
      <w:start w:val="1"/>
      <w:numFmt w:val="bullet"/>
      <w:lvlText w:val="•"/>
      <w:lvlJc w:val="left"/>
      <w:pPr>
        <w:tabs>
          <w:tab w:val="num" w:pos="6480"/>
        </w:tabs>
        <w:ind w:left="6480" w:hanging="360"/>
      </w:pPr>
      <w:rPr>
        <w:rFonts w:ascii="Arial" w:hAnsi="Arial" w:hint="default"/>
      </w:rPr>
    </w:lvl>
  </w:abstractNum>
  <w:abstractNum w:abstractNumId="8">
    <w:nsid w:val="3C0416F8"/>
    <w:multiLevelType w:val="hybridMultilevel"/>
    <w:tmpl w:val="EB4E9D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F4C1340"/>
    <w:multiLevelType w:val="hybridMultilevel"/>
    <w:tmpl w:val="65222A3A"/>
    <w:lvl w:ilvl="0" w:tplc="145C9260">
      <w:start w:val="1"/>
      <w:numFmt w:val="lowerRoman"/>
      <w:lvlText w:val="(%1)"/>
      <w:lvlJc w:val="left"/>
      <w:pPr>
        <w:ind w:left="1080" w:hanging="720"/>
      </w:pPr>
      <w:rPr>
        <w:rFonts w:ascii="Times New Roman" w:hAnsi="Times New Roman" w:hint="default"/>
        <w:color w:val="000000"/>
        <w:sz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002565C"/>
    <w:multiLevelType w:val="multilevel"/>
    <w:tmpl w:val="A300DDB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0663776"/>
    <w:multiLevelType w:val="hybridMultilevel"/>
    <w:tmpl w:val="01127EE8"/>
    <w:lvl w:ilvl="0" w:tplc="EBA6D30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99806BD"/>
    <w:multiLevelType w:val="hybridMultilevel"/>
    <w:tmpl w:val="7FDEE018"/>
    <w:lvl w:ilvl="0" w:tplc="8280DE22">
      <w:start w:val="1"/>
      <w:numFmt w:val="bullet"/>
      <w:lvlText w:val="•"/>
      <w:lvlJc w:val="left"/>
      <w:pPr>
        <w:tabs>
          <w:tab w:val="num" w:pos="360"/>
        </w:tabs>
        <w:ind w:left="360" w:hanging="360"/>
      </w:pPr>
      <w:rPr>
        <w:rFonts w:ascii="Arial" w:hAnsi="Arial" w:hint="default"/>
      </w:rPr>
    </w:lvl>
    <w:lvl w:ilvl="1" w:tplc="3B3E4DB6">
      <w:start w:val="1"/>
      <w:numFmt w:val="bullet"/>
      <w:lvlText w:val="•"/>
      <w:lvlJc w:val="left"/>
      <w:pPr>
        <w:tabs>
          <w:tab w:val="num" w:pos="1080"/>
        </w:tabs>
        <w:ind w:left="1080" w:hanging="360"/>
      </w:pPr>
      <w:rPr>
        <w:rFonts w:ascii="Arial" w:hAnsi="Arial" w:hint="default"/>
      </w:rPr>
    </w:lvl>
    <w:lvl w:ilvl="2" w:tplc="B8984374">
      <w:start w:val="1"/>
      <w:numFmt w:val="bullet"/>
      <w:lvlText w:val="•"/>
      <w:lvlJc w:val="left"/>
      <w:pPr>
        <w:tabs>
          <w:tab w:val="num" w:pos="1800"/>
        </w:tabs>
        <w:ind w:left="1800" w:hanging="360"/>
      </w:pPr>
      <w:rPr>
        <w:rFonts w:ascii="Arial" w:hAnsi="Arial" w:hint="default"/>
      </w:rPr>
    </w:lvl>
    <w:lvl w:ilvl="3" w:tplc="047AF4A8">
      <w:start w:val="1"/>
      <w:numFmt w:val="bullet"/>
      <w:lvlText w:val="•"/>
      <w:lvlJc w:val="left"/>
      <w:pPr>
        <w:tabs>
          <w:tab w:val="num" w:pos="2520"/>
        </w:tabs>
        <w:ind w:left="2520" w:hanging="360"/>
      </w:pPr>
      <w:rPr>
        <w:rFonts w:ascii="Arial" w:hAnsi="Arial" w:hint="default"/>
      </w:rPr>
    </w:lvl>
    <w:lvl w:ilvl="4" w:tplc="61D48012" w:tentative="1">
      <w:start w:val="1"/>
      <w:numFmt w:val="bullet"/>
      <w:lvlText w:val="•"/>
      <w:lvlJc w:val="left"/>
      <w:pPr>
        <w:tabs>
          <w:tab w:val="num" w:pos="3240"/>
        </w:tabs>
        <w:ind w:left="3240" w:hanging="360"/>
      </w:pPr>
      <w:rPr>
        <w:rFonts w:ascii="Arial" w:hAnsi="Arial" w:hint="default"/>
      </w:rPr>
    </w:lvl>
    <w:lvl w:ilvl="5" w:tplc="98F21A4C" w:tentative="1">
      <w:start w:val="1"/>
      <w:numFmt w:val="bullet"/>
      <w:lvlText w:val="•"/>
      <w:lvlJc w:val="left"/>
      <w:pPr>
        <w:tabs>
          <w:tab w:val="num" w:pos="3960"/>
        </w:tabs>
        <w:ind w:left="3960" w:hanging="360"/>
      </w:pPr>
      <w:rPr>
        <w:rFonts w:ascii="Arial" w:hAnsi="Arial" w:hint="default"/>
      </w:rPr>
    </w:lvl>
    <w:lvl w:ilvl="6" w:tplc="23B8A552" w:tentative="1">
      <w:start w:val="1"/>
      <w:numFmt w:val="bullet"/>
      <w:lvlText w:val="•"/>
      <w:lvlJc w:val="left"/>
      <w:pPr>
        <w:tabs>
          <w:tab w:val="num" w:pos="4680"/>
        </w:tabs>
        <w:ind w:left="4680" w:hanging="360"/>
      </w:pPr>
      <w:rPr>
        <w:rFonts w:ascii="Arial" w:hAnsi="Arial" w:hint="default"/>
      </w:rPr>
    </w:lvl>
    <w:lvl w:ilvl="7" w:tplc="DD50035A" w:tentative="1">
      <w:start w:val="1"/>
      <w:numFmt w:val="bullet"/>
      <w:lvlText w:val="•"/>
      <w:lvlJc w:val="left"/>
      <w:pPr>
        <w:tabs>
          <w:tab w:val="num" w:pos="5400"/>
        </w:tabs>
        <w:ind w:left="5400" w:hanging="360"/>
      </w:pPr>
      <w:rPr>
        <w:rFonts w:ascii="Arial" w:hAnsi="Arial" w:hint="default"/>
      </w:rPr>
    </w:lvl>
    <w:lvl w:ilvl="8" w:tplc="F692E6E6" w:tentative="1">
      <w:start w:val="1"/>
      <w:numFmt w:val="bullet"/>
      <w:lvlText w:val="•"/>
      <w:lvlJc w:val="left"/>
      <w:pPr>
        <w:tabs>
          <w:tab w:val="num" w:pos="6120"/>
        </w:tabs>
        <w:ind w:left="6120" w:hanging="360"/>
      </w:pPr>
      <w:rPr>
        <w:rFonts w:ascii="Arial" w:hAnsi="Arial" w:hint="default"/>
      </w:rPr>
    </w:lvl>
  </w:abstractNum>
  <w:abstractNum w:abstractNumId="13">
    <w:nsid w:val="5DDE5653"/>
    <w:multiLevelType w:val="hybridMultilevel"/>
    <w:tmpl w:val="523E7A80"/>
    <w:lvl w:ilvl="0" w:tplc="249A76B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48A522C"/>
    <w:multiLevelType w:val="hybridMultilevel"/>
    <w:tmpl w:val="05C81B32"/>
    <w:lvl w:ilvl="0" w:tplc="27740480">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81E26F7"/>
    <w:multiLevelType w:val="hybridMultilevel"/>
    <w:tmpl w:val="0854F206"/>
    <w:lvl w:ilvl="0" w:tplc="86A87314">
      <w:start w:val="1"/>
      <w:numFmt w:val="bullet"/>
      <w:lvlText w:val="•"/>
      <w:lvlJc w:val="left"/>
      <w:pPr>
        <w:tabs>
          <w:tab w:val="num" w:pos="720"/>
        </w:tabs>
        <w:ind w:left="720" w:hanging="360"/>
      </w:pPr>
      <w:rPr>
        <w:rFonts w:ascii="Arial" w:hAnsi="Arial" w:hint="default"/>
      </w:rPr>
    </w:lvl>
    <w:lvl w:ilvl="1" w:tplc="3DF0964E" w:tentative="1">
      <w:start w:val="1"/>
      <w:numFmt w:val="bullet"/>
      <w:lvlText w:val="•"/>
      <w:lvlJc w:val="left"/>
      <w:pPr>
        <w:tabs>
          <w:tab w:val="num" w:pos="1440"/>
        </w:tabs>
        <w:ind w:left="1440" w:hanging="360"/>
      </w:pPr>
      <w:rPr>
        <w:rFonts w:ascii="Arial" w:hAnsi="Arial" w:hint="default"/>
      </w:rPr>
    </w:lvl>
    <w:lvl w:ilvl="2" w:tplc="B29CA466" w:tentative="1">
      <w:start w:val="1"/>
      <w:numFmt w:val="bullet"/>
      <w:lvlText w:val="•"/>
      <w:lvlJc w:val="left"/>
      <w:pPr>
        <w:tabs>
          <w:tab w:val="num" w:pos="2160"/>
        </w:tabs>
        <w:ind w:left="2160" w:hanging="360"/>
      </w:pPr>
      <w:rPr>
        <w:rFonts w:ascii="Arial" w:hAnsi="Arial" w:hint="default"/>
      </w:rPr>
    </w:lvl>
    <w:lvl w:ilvl="3" w:tplc="5B1498F4" w:tentative="1">
      <w:start w:val="1"/>
      <w:numFmt w:val="bullet"/>
      <w:lvlText w:val="•"/>
      <w:lvlJc w:val="left"/>
      <w:pPr>
        <w:tabs>
          <w:tab w:val="num" w:pos="2880"/>
        </w:tabs>
        <w:ind w:left="2880" w:hanging="360"/>
      </w:pPr>
      <w:rPr>
        <w:rFonts w:ascii="Arial" w:hAnsi="Arial" w:hint="default"/>
      </w:rPr>
    </w:lvl>
    <w:lvl w:ilvl="4" w:tplc="3DD0B822" w:tentative="1">
      <w:start w:val="1"/>
      <w:numFmt w:val="bullet"/>
      <w:lvlText w:val="•"/>
      <w:lvlJc w:val="left"/>
      <w:pPr>
        <w:tabs>
          <w:tab w:val="num" w:pos="3600"/>
        </w:tabs>
        <w:ind w:left="3600" w:hanging="360"/>
      </w:pPr>
      <w:rPr>
        <w:rFonts w:ascii="Arial" w:hAnsi="Arial" w:hint="default"/>
      </w:rPr>
    </w:lvl>
    <w:lvl w:ilvl="5" w:tplc="7388B1D4" w:tentative="1">
      <w:start w:val="1"/>
      <w:numFmt w:val="bullet"/>
      <w:lvlText w:val="•"/>
      <w:lvlJc w:val="left"/>
      <w:pPr>
        <w:tabs>
          <w:tab w:val="num" w:pos="4320"/>
        </w:tabs>
        <w:ind w:left="4320" w:hanging="360"/>
      </w:pPr>
      <w:rPr>
        <w:rFonts w:ascii="Arial" w:hAnsi="Arial" w:hint="default"/>
      </w:rPr>
    </w:lvl>
    <w:lvl w:ilvl="6" w:tplc="A3B01E94" w:tentative="1">
      <w:start w:val="1"/>
      <w:numFmt w:val="bullet"/>
      <w:lvlText w:val="•"/>
      <w:lvlJc w:val="left"/>
      <w:pPr>
        <w:tabs>
          <w:tab w:val="num" w:pos="5040"/>
        </w:tabs>
        <w:ind w:left="5040" w:hanging="360"/>
      </w:pPr>
      <w:rPr>
        <w:rFonts w:ascii="Arial" w:hAnsi="Arial" w:hint="default"/>
      </w:rPr>
    </w:lvl>
    <w:lvl w:ilvl="7" w:tplc="5E00A4BC" w:tentative="1">
      <w:start w:val="1"/>
      <w:numFmt w:val="bullet"/>
      <w:lvlText w:val="•"/>
      <w:lvlJc w:val="left"/>
      <w:pPr>
        <w:tabs>
          <w:tab w:val="num" w:pos="5760"/>
        </w:tabs>
        <w:ind w:left="5760" w:hanging="360"/>
      </w:pPr>
      <w:rPr>
        <w:rFonts w:ascii="Arial" w:hAnsi="Arial" w:hint="default"/>
      </w:rPr>
    </w:lvl>
    <w:lvl w:ilvl="8" w:tplc="2D2C5172" w:tentative="1">
      <w:start w:val="1"/>
      <w:numFmt w:val="bullet"/>
      <w:lvlText w:val="•"/>
      <w:lvlJc w:val="left"/>
      <w:pPr>
        <w:tabs>
          <w:tab w:val="num" w:pos="6480"/>
        </w:tabs>
        <w:ind w:left="6480" w:hanging="360"/>
      </w:pPr>
      <w:rPr>
        <w:rFonts w:ascii="Arial" w:hAnsi="Arial" w:hint="default"/>
      </w:rPr>
    </w:lvl>
  </w:abstractNum>
  <w:abstractNum w:abstractNumId="16">
    <w:nsid w:val="68217F19"/>
    <w:multiLevelType w:val="hybridMultilevel"/>
    <w:tmpl w:val="0F745660"/>
    <w:lvl w:ilvl="0" w:tplc="0910FB9A">
      <w:start w:val="6"/>
      <w:numFmt w:val="bullet"/>
      <w:lvlText w:val="–"/>
      <w:lvlJc w:val="left"/>
      <w:pPr>
        <w:ind w:left="720" w:hanging="360"/>
      </w:pPr>
      <w:rPr>
        <w:rFonts w:ascii="Times New Roman" w:eastAsia="ヒラギノ角ゴ Pro W3"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C444CBE"/>
    <w:multiLevelType w:val="hybridMultilevel"/>
    <w:tmpl w:val="994A4D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9DD7791"/>
    <w:multiLevelType w:val="multilevel"/>
    <w:tmpl w:val="8ECA4E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5"/>
  </w:num>
  <w:num w:numId="3">
    <w:abstractNumId w:val="9"/>
  </w:num>
  <w:num w:numId="4">
    <w:abstractNumId w:val="13"/>
  </w:num>
  <w:num w:numId="5">
    <w:abstractNumId w:val="4"/>
  </w:num>
  <w:num w:numId="6">
    <w:abstractNumId w:val="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2"/>
  </w:num>
  <w:num w:numId="9">
    <w:abstractNumId w:val="15"/>
  </w:num>
  <w:num w:numId="10">
    <w:abstractNumId w:val="0"/>
  </w:num>
  <w:num w:numId="11">
    <w:abstractNumId w:val="14"/>
  </w:num>
  <w:num w:numId="12">
    <w:abstractNumId w:val="7"/>
  </w:num>
  <w:num w:numId="13">
    <w:abstractNumId w:val="8"/>
  </w:num>
  <w:num w:numId="14">
    <w:abstractNumId w:val="17"/>
  </w:num>
  <w:num w:numId="15">
    <w:abstractNumId w:val="3"/>
  </w:num>
  <w:num w:numId="16">
    <w:abstractNumId w:val="6"/>
  </w:num>
  <w:num w:numId="17">
    <w:abstractNumId w:val="10"/>
  </w:num>
  <w:num w:numId="18">
    <w:abstractNumId w:val="1"/>
  </w:num>
  <w:num w:numId="19">
    <w:abstractNumId w:val="11"/>
  </w:num>
  <w:num w:numId="20">
    <w:abstractNumId w:val="1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ISCHER, RICO ANTONIO">
    <w15:presenceInfo w15:providerId="None" w15:userId="FISCHER, RICO ANTONIO"/>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3"/>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rsids>
    <w:rsidRoot w:val="00D25B7A"/>
    <w:rsid w:val="00000FA0"/>
    <w:rsid w:val="000151BE"/>
    <w:rsid w:val="00017124"/>
    <w:rsid w:val="00027008"/>
    <w:rsid w:val="00030F59"/>
    <w:rsid w:val="0004346C"/>
    <w:rsid w:val="00052374"/>
    <w:rsid w:val="00061B54"/>
    <w:rsid w:val="00067FA4"/>
    <w:rsid w:val="00071800"/>
    <w:rsid w:val="000730D0"/>
    <w:rsid w:val="00076CB4"/>
    <w:rsid w:val="00081DA9"/>
    <w:rsid w:val="00085C8C"/>
    <w:rsid w:val="00086CB4"/>
    <w:rsid w:val="000A2972"/>
    <w:rsid w:val="000A398E"/>
    <w:rsid w:val="000A5843"/>
    <w:rsid w:val="000A79F5"/>
    <w:rsid w:val="000B08CF"/>
    <w:rsid w:val="000B4098"/>
    <w:rsid w:val="000B7269"/>
    <w:rsid w:val="000D4BF1"/>
    <w:rsid w:val="000D6FFB"/>
    <w:rsid w:val="000F6EBC"/>
    <w:rsid w:val="00105126"/>
    <w:rsid w:val="00105B87"/>
    <w:rsid w:val="00111F9F"/>
    <w:rsid w:val="001215AC"/>
    <w:rsid w:val="00121CF9"/>
    <w:rsid w:val="00123DC0"/>
    <w:rsid w:val="001374CF"/>
    <w:rsid w:val="00142FB1"/>
    <w:rsid w:val="0015134D"/>
    <w:rsid w:val="001576B9"/>
    <w:rsid w:val="00176664"/>
    <w:rsid w:val="00186C4D"/>
    <w:rsid w:val="001924CB"/>
    <w:rsid w:val="001964AB"/>
    <w:rsid w:val="0019752B"/>
    <w:rsid w:val="001A20FB"/>
    <w:rsid w:val="001A7AD9"/>
    <w:rsid w:val="001B5816"/>
    <w:rsid w:val="001C3F68"/>
    <w:rsid w:val="001D319E"/>
    <w:rsid w:val="001D320A"/>
    <w:rsid w:val="001D3774"/>
    <w:rsid w:val="001F2C0B"/>
    <w:rsid w:val="001F454B"/>
    <w:rsid w:val="002041CF"/>
    <w:rsid w:val="002169A2"/>
    <w:rsid w:val="00217CF1"/>
    <w:rsid w:val="00232EC5"/>
    <w:rsid w:val="0023458C"/>
    <w:rsid w:val="002437B6"/>
    <w:rsid w:val="00252C0D"/>
    <w:rsid w:val="00263B97"/>
    <w:rsid w:val="00264E5F"/>
    <w:rsid w:val="0028150D"/>
    <w:rsid w:val="00282147"/>
    <w:rsid w:val="00282EC9"/>
    <w:rsid w:val="00284A5B"/>
    <w:rsid w:val="00284BC5"/>
    <w:rsid w:val="002971C7"/>
    <w:rsid w:val="002A03F5"/>
    <w:rsid w:val="002A167A"/>
    <w:rsid w:val="002B2D9A"/>
    <w:rsid w:val="002B649F"/>
    <w:rsid w:val="002C264E"/>
    <w:rsid w:val="002C28BE"/>
    <w:rsid w:val="002C3B64"/>
    <w:rsid w:val="002C4D86"/>
    <w:rsid w:val="002E2AB1"/>
    <w:rsid w:val="003233C8"/>
    <w:rsid w:val="00324236"/>
    <w:rsid w:val="003260C2"/>
    <w:rsid w:val="00330722"/>
    <w:rsid w:val="0033542E"/>
    <w:rsid w:val="00342582"/>
    <w:rsid w:val="00353935"/>
    <w:rsid w:val="00364A82"/>
    <w:rsid w:val="003664AE"/>
    <w:rsid w:val="003818E0"/>
    <w:rsid w:val="00381AFD"/>
    <w:rsid w:val="00385EF4"/>
    <w:rsid w:val="003B1497"/>
    <w:rsid w:val="003C06F8"/>
    <w:rsid w:val="003D1C30"/>
    <w:rsid w:val="003D3EC0"/>
    <w:rsid w:val="003D4A85"/>
    <w:rsid w:val="003F502B"/>
    <w:rsid w:val="00402C23"/>
    <w:rsid w:val="00405A5C"/>
    <w:rsid w:val="00415349"/>
    <w:rsid w:val="00426F8F"/>
    <w:rsid w:val="00441807"/>
    <w:rsid w:val="004505F1"/>
    <w:rsid w:val="004508ED"/>
    <w:rsid w:val="00455447"/>
    <w:rsid w:val="00461015"/>
    <w:rsid w:val="00475DCF"/>
    <w:rsid w:val="00476049"/>
    <w:rsid w:val="00482CE9"/>
    <w:rsid w:val="004907D8"/>
    <w:rsid w:val="00490C46"/>
    <w:rsid w:val="004941F2"/>
    <w:rsid w:val="00495755"/>
    <w:rsid w:val="004A0655"/>
    <w:rsid w:val="004B2490"/>
    <w:rsid w:val="004B6AC1"/>
    <w:rsid w:val="004C45AF"/>
    <w:rsid w:val="004F540C"/>
    <w:rsid w:val="00501E25"/>
    <w:rsid w:val="005022F1"/>
    <w:rsid w:val="00502B08"/>
    <w:rsid w:val="00510244"/>
    <w:rsid w:val="00511F68"/>
    <w:rsid w:val="0052658C"/>
    <w:rsid w:val="005356A3"/>
    <w:rsid w:val="005421F9"/>
    <w:rsid w:val="005512D2"/>
    <w:rsid w:val="00552657"/>
    <w:rsid w:val="005642F1"/>
    <w:rsid w:val="00565BCD"/>
    <w:rsid w:val="00581BBE"/>
    <w:rsid w:val="005A05E4"/>
    <w:rsid w:val="005A37C2"/>
    <w:rsid w:val="005B28DD"/>
    <w:rsid w:val="005B42FA"/>
    <w:rsid w:val="005C35D4"/>
    <w:rsid w:val="005C3AFC"/>
    <w:rsid w:val="005F284C"/>
    <w:rsid w:val="005F3AEF"/>
    <w:rsid w:val="005F5AF2"/>
    <w:rsid w:val="006208A3"/>
    <w:rsid w:val="00631C1F"/>
    <w:rsid w:val="00655C40"/>
    <w:rsid w:val="00663ECF"/>
    <w:rsid w:val="00680EC7"/>
    <w:rsid w:val="006A5253"/>
    <w:rsid w:val="006A7FD5"/>
    <w:rsid w:val="006C1160"/>
    <w:rsid w:val="006C56E4"/>
    <w:rsid w:val="006C5E12"/>
    <w:rsid w:val="006C67AE"/>
    <w:rsid w:val="006D192F"/>
    <w:rsid w:val="006F5050"/>
    <w:rsid w:val="006F50F5"/>
    <w:rsid w:val="00700F88"/>
    <w:rsid w:val="00702277"/>
    <w:rsid w:val="00712D94"/>
    <w:rsid w:val="00717587"/>
    <w:rsid w:val="007177F7"/>
    <w:rsid w:val="007259CB"/>
    <w:rsid w:val="00727FEB"/>
    <w:rsid w:val="00735D3B"/>
    <w:rsid w:val="00777E13"/>
    <w:rsid w:val="007849BF"/>
    <w:rsid w:val="00785BA7"/>
    <w:rsid w:val="007A165B"/>
    <w:rsid w:val="007A27A2"/>
    <w:rsid w:val="007A4895"/>
    <w:rsid w:val="007A7F4B"/>
    <w:rsid w:val="007B027E"/>
    <w:rsid w:val="007C32E3"/>
    <w:rsid w:val="007C6D41"/>
    <w:rsid w:val="007D0520"/>
    <w:rsid w:val="007E7ED2"/>
    <w:rsid w:val="007F6C51"/>
    <w:rsid w:val="0080085C"/>
    <w:rsid w:val="00805100"/>
    <w:rsid w:val="00812790"/>
    <w:rsid w:val="008155A1"/>
    <w:rsid w:val="00815795"/>
    <w:rsid w:val="00832354"/>
    <w:rsid w:val="0084532B"/>
    <w:rsid w:val="008468F5"/>
    <w:rsid w:val="00861452"/>
    <w:rsid w:val="00896D92"/>
    <w:rsid w:val="008A75CE"/>
    <w:rsid w:val="008B2617"/>
    <w:rsid w:val="008E4C18"/>
    <w:rsid w:val="008E4D3D"/>
    <w:rsid w:val="008F1704"/>
    <w:rsid w:val="008F28F5"/>
    <w:rsid w:val="0090672F"/>
    <w:rsid w:val="00907251"/>
    <w:rsid w:val="009126D7"/>
    <w:rsid w:val="009145E8"/>
    <w:rsid w:val="00916180"/>
    <w:rsid w:val="00920BA5"/>
    <w:rsid w:val="009219CF"/>
    <w:rsid w:val="00923CC9"/>
    <w:rsid w:val="009308C6"/>
    <w:rsid w:val="009427FB"/>
    <w:rsid w:val="0094467E"/>
    <w:rsid w:val="00947FF5"/>
    <w:rsid w:val="0095028A"/>
    <w:rsid w:val="009503E6"/>
    <w:rsid w:val="009528F3"/>
    <w:rsid w:val="00954556"/>
    <w:rsid w:val="009566E8"/>
    <w:rsid w:val="0096787F"/>
    <w:rsid w:val="009878B7"/>
    <w:rsid w:val="009B11DC"/>
    <w:rsid w:val="009C5671"/>
    <w:rsid w:val="009D130B"/>
    <w:rsid w:val="009E2A12"/>
    <w:rsid w:val="009E3B36"/>
    <w:rsid w:val="009F191D"/>
    <w:rsid w:val="009F1A9D"/>
    <w:rsid w:val="00A00658"/>
    <w:rsid w:val="00A05B09"/>
    <w:rsid w:val="00A15B3C"/>
    <w:rsid w:val="00A209AA"/>
    <w:rsid w:val="00A507A3"/>
    <w:rsid w:val="00A71752"/>
    <w:rsid w:val="00A81351"/>
    <w:rsid w:val="00A83A87"/>
    <w:rsid w:val="00A85DD7"/>
    <w:rsid w:val="00A9434E"/>
    <w:rsid w:val="00AA0B4B"/>
    <w:rsid w:val="00AA3F89"/>
    <w:rsid w:val="00AD1A49"/>
    <w:rsid w:val="00AD72F8"/>
    <w:rsid w:val="00AF23EC"/>
    <w:rsid w:val="00B055F3"/>
    <w:rsid w:val="00B132CD"/>
    <w:rsid w:val="00B14436"/>
    <w:rsid w:val="00B15627"/>
    <w:rsid w:val="00B21874"/>
    <w:rsid w:val="00B21BA7"/>
    <w:rsid w:val="00B30EE0"/>
    <w:rsid w:val="00B6411D"/>
    <w:rsid w:val="00B64E4A"/>
    <w:rsid w:val="00B74A7E"/>
    <w:rsid w:val="00B7667C"/>
    <w:rsid w:val="00B7700F"/>
    <w:rsid w:val="00B807A3"/>
    <w:rsid w:val="00B80CB8"/>
    <w:rsid w:val="00B92595"/>
    <w:rsid w:val="00B9341B"/>
    <w:rsid w:val="00BA2227"/>
    <w:rsid w:val="00BA6365"/>
    <w:rsid w:val="00BB40CC"/>
    <w:rsid w:val="00BC5D38"/>
    <w:rsid w:val="00BD169F"/>
    <w:rsid w:val="00BD1830"/>
    <w:rsid w:val="00BE1EEA"/>
    <w:rsid w:val="00C133B7"/>
    <w:rsid w:val="00C13F6A"/>
    <w:rsid w:val="00C23CC4"/>
    <w:rsid w:val="00C347C9"/>
    <w:rsid w:val="00C42D6C"/>
    <w:rsid w:val="00C440CE"/>
    <w:rsid w:val="00C468EB"/>
    <w:rsid w:val="00C617F0"/>
    <w:rsid w:val="00C838B1"/>
    <w:rsid w:val="00CB134C"/>
    <w:rsid w:val="00CB208E"/>
    <w:rsid w:val="00CB5722"/>
    <w:rsid w:val="00CB7D0A"/>
    <w:rsid w:val="00CC7EF3"/>
    <w:rsid w:val="00CE0560"/>
    <w:rsid w:val="00CE4A66"/>
    <w:rsid w:val="00CF357B"/>
    <w:rsid w:val="00CF40C1"/>
    <w:rsid w:val="00CF431C"/>
    <w:rsid w:val="00CF4CC6"/>
    <w:rsid w:val="00D14B04"/>
    <w:rsid w:val="00D25B7A"/>
    <w:rsid w:val="00D2774D"/>
    <w:rsid w:val="00D47962"/>
    <w:rsid w:val="00D5059B"/>
    <w:rsid w:val="00D5107A"/>
    <w:rsid w:val="00D554E6"/>
    <w:rsid w:val="00D65CFC"/>
    <w:rsid w:val="00D73CE7"/>
    <w:rsid w:val="00D74129"/>
    <w:rsid w:val="00D75B5E"/>
    <w:rsid w:val="00DA08D6"/>
    <w:rsid w:val="00DB1B49"/>
    <w:rsid w:val="00DE0E2F"/>
    <w:rsid w:val="00DE6A96"/>
    <w:rsid w:val="00DE7AF0"/>
    <w:rsid w:val="00DF1C4F"/>
    <w:rsid w:val="00E10F3F"/>
    <w:rsid w:val="00E12AC3"/>
    <w:rsid w:val="00E12D42"/>
    <w:rsid w:val="00E15869"/>
    <w:rsid w:val="00E3044C"/>
    <w:rsid w:val="00E316C1"/>
    <w:rsid w:val="00E4241B"/>
    <w:rsid w:val="00E56D7C"/>
    <w:rsid w:val="00E6383E"/>
    <w:rsid w:val="00E66C5A"/>
    <w:rsid w:val="00E722AC"/>
    <w:rsid w:val="00E943D9"/>
    <w:rsid w:val="00EB7613"/>
    <w:rsid w:val="00EB7DB4"/>
    <w:rsid w:val="00EE14F2"/>
    <w:rsid w:val="00EE1DA4"/>
    <w:rsid w:val="00EE2F8B"/>
    <w:rsid w:val="00F01124"/>
    <w:rsid w:val="00F07842"/>
    <w:rsid w:val="00F15935"/>
    <w:rsid w:val="00F30CE1"/>
    <w:rsid w:val="00F325C3"/>
    <w:rsid w:val="00F34F97"/>
    <w:rsid w:val="00F468AE"/>
    <w:rsid w:val="00F640D7"/>
    <w:rsid w:val="00F70E8D"/>
    <w:rsid w:val="00F7240C"/>
    <w:rsid w:val="00F836D9"/>
    <w:rsid w:val="00F863DC"/>
    <w:rsid w:val="00F87587"/>
    <w:rsid w:val="00F96596"/>
    <w:rsid w:val="00F97E58"/>
    <w:rsid w:val="00FA46CC"/>
    <w:rsid w:val="00FA47EA"/>
    <w:rsid w:val="00FD07FA"/>
    <w:rsid w:val="00FF5848"/>
    <w:rsid w:val="00FF7A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2EC9"/>
    <w:rPr>
      <w:rFonts w:ascii="Times New Roman" w:hAnsi="Times New Roman" w:cs="Times New Roman"/>
      <w:lang w:eastAsia="en-GB"/>
    </w:rPr>
  </w:style>
  <w:style w:type="paragraph" w:styleId="Heading1">
    <w:name w:val="heading 1"/>
    <w:basedOn w:val="Normal"/>
    <w:next w:val="Normal"/>
    <w:link w:val="Heading1Char"/>
    <w:uiPriority w:val="9"/>
    <w:qFormat/>
    <w:rsid w:val="00C838B1"/>
    <w:pPr>
      <w:keepNext/>
      <w:keepLines/>
      <w:spacing w:before="480" w:line="276" w:lineRule="auto"/>
      <w:ind w:firstLine="720"/>
      <w:outlineLvl w:val="0"/>
    </w:pPr>
    <w:rPr>
      <w:rFonts w:asciiTheme="majorHAnsi" w:eastAsiaTheme="majorEastAsia" w:hAnsiTheme="majorHAnsi" w:cstheme="majorBidi"/>
      <w:b/>
      <w:bCs/>
      <w:color w:val="2F5496" w:themeColor="accent1" w:themeShade="BF"/>
      <w:sz w:val="28"/>
      <w:szCs w:val="28"/>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25B7A"/>
    <w:pPr>
      <w:autoSpaceDE w:val="0"/>
      <w:autoSpaceDN w:val="0"/>
      <w:adjustRightInd w:val="0"/>
      <w:spacing w:line="480" w:lineRule="auto"/>
      <w:ind w:firstLine="720"/>
    </w:pPr>
    <w:rPr>
      <w:rFonts w:ascii="Times" w:eastAsia="Calibri" w:hAnsi="Times" w:cs="Times"/>
      <w:color w:val="000000"/>
      <w:lang w:val="en-US"/>
    </w:rPr>
  </w:style>
  <w:style w:type="paragraph" w:styleId="NoSpacing">
    <w:name w:val="No Spacing"/>
    <w:uiPriority w:val="99"/>
    <w:qFormat/>
    <w:rsid w:val="00D25B7A"/>
    <w:pPr>
      <w:spacing w:line="480" w:lineRule="auto"/>
      <w:ind w:firstLine="720"/>
    </w:pPr>
    <w:rPr>
      <w:rFonts w:ascii="Calibri" w:eastAsia="Calibri" w:hAnsi="Calibri" w:cs="Times New Roman"/>
      <w:sz w:val="22"/>
      <w:szCs w:val="22"/>
      <w:lang w:val="en-US"/>
    </w:rPr>
  </w:style>
  <w:style w:type="character" w:styleId="CommentReference">
    <w:name w:val="annotation reference"/>
    <w:uiPriority w:val="99"/>
    <w:semiHidden/>
    <w:unhideWhenUsed/>
    <w:rsid w:val="00D25B7A"/>
    <w:rPr>
      <w:sz w:val="16"/>
      <w:szCs w:val="16"/>
    </w:rPr>
  </w:style>
  <w:style w:type="paragraph" w:customStyle="1" w:styleId="TableNormalParagraph">
    <w:name w:val="Table Normal Paragraph"/>
    <w:rsid w:val="00D25B7A"/>
    <w:pPr>
      <w:spacing w:line="480" w:lineRule="auto"/>
      <w:ind w:firstLine="720"/>
    </w:pPr>
    <w:rPr>
      <w:rFonts w:ascii="Lucida Grande" w:eastAsia="ヒラギノ角ゴ Pro W3" w:hAnsi="Lucida Grande" w:cs="Times New Roman"/>
      <w:color w:val="000000"/>
      <w:sz w:val="20"/>
      <w:szCs w:val="20"/>
      <w:lang w:eastAsia="en-GB"/>
    </w:rPr>
  </w:style>
  <w:style w:type="paragraph" w:styleId="BalloonText">
    <w:name w:val="Balloon Text"/>
    <w:basedOn w:val="Normal"/>
    <w:link w:val="BalloonTextChar"/>
    <w:uiPriority w:val="99"/>
    <w:semiHidden/>
    <w:unhideWhenUsed/>
    <w:rsid w:val="00105B87"/>
    <w:pPr>
      <w:ind w:firstLine="720"/>
    </w:pPr>
    <w:rPr>
      <w:rFonts w:ascii="Tahoma" w:eastAsia="Cambria" w:hAnsi="Tahoma" w:cs="Tahoma"/>
      <w:sz w:val="16"/>
      <w:szCs w:val="16"/>
      <w:lang w:eastAsia="en-US" w:bidi="en-US"/>
    </w:rPr>
  </w:style>
  <w:style w:type="character" w:customStyle="1" w:styleId="BalloonTextChar">
    <w:name w:val="Balloon Text Char"/>
    <w:basedOn w:val="DefaultParagraphFont"/>
    <w:link w:val="BalloonText"/>
    <w:uiPriority w:val="99"/>
    <w:semiHidden/>
    <w:rsid w:val="00105B87"/>
    <w:rPr>
      <w:rFonts w:ascii="Tahoma" w:eastAsia="Cambria" w:hAnsi="Tahoma" w:cs="Tahoma"/>
      <w:sz w:val="16"/>
      <w:szCs w:val="16"/>
      <w:lang w:bidi="en-US"/>
    </w:rPr>
  </w:style>
  <w:style w:type="paragraph" w:styleId="CommentText">
    <w:name w:val="annotation text"/>
    <w:basedOn w:val="Normal"/>
    <w:link w:val="CommentTextChar"/>
    <w:uiPriority w:val="99"/>
    <w:unhideWhenUsed/>
    <w:rsid w:val="00105B87"/>
    <w:pPr>
      <w:spacing w:after="200"/>
      <w:ind w:firstLine="720"/>
    </w:pPr>
    <w:rPr>
      <w:rFonts w:ascii="Cambria" w:eastAsia="Cambria" w:hAnsi="Cambria"/>
      <w:sz w:val="20"/>
      <w:szCs w:val="20"/>
      <w:lang w:eastAsia="en-US" w:bidi="en-US"/>
    </w:rPr>
  </w:style>
  <w:style w:type="character" w:customStyle="1" w:styleId="CommentTextChar">
    <w:name w:val="Comment Text Char"/>
    <w:basedOn w:val="DefaultParagraphFont"/>
    <w:link w:val="CommentText"/>
    <w:uiPriority w:val="99"/>
    <w:rsid w:val="00105B87"/>
    <w:rPr>
      <w:rFonts w:ascii="Cambria" w:eastAsia="Cambria" w:hAnsi="Cambria"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105B87"/>
    <w:rPr>
      <w:b/>
      <w:bCs/>
    </w:rPr>
  </w:style>
  <w:style w:type="character" w:customStyle="1" w:styleId="CommentSubjectChar">
    <w:name w:val="Comment Subject Char"/>
    <w:basedOn w:val="CommentTextChar"/>
    <w:link w:val="CommentSubject"/>
    <w:uiPriority w:val="99"/>
    <w:semiHidden/>
    <w:rsid w:val="00105B87"/>
    <w:rPr>
      <w:rFonts w:ascii="Cambria" w:eastAsia="Cambria" w:hAnsi="Cambria" w:cs="Times New Roman"/>
      <w:b/>
      <w:bCs/>
      <w:sz w:val="20"/>
      <w:szCs w:val="20"/>
      <w:lang w:bidi="en-US"/>
    </w:rPr>
  </w:style>
  <w:style w:type="character" w:customStyle="1" w:styleId="Heading1Char">
    <w:name w:val="Heading 1 Char"/>
    <w:basedOn w:val="DefaultParagraphFont"/>
    <w:link w:val="Heading1"/>
    <w:uiPriority w:val="9"/>
    <w:rsid w:val="00C838B1"/>
    <w:rPr>
      <w:rFonts w:asciiTheme="majorHAnsi" w:eastAsiaTheme="majorEastAsia" w:hAnsiTheme="majorHAnsi" w:cstheme="majorBidi"/>
      <w:b/>
      <w:bCs/>
      <w:color w:val="2F5496" w:themeColor="accent1" w:themeShade="BF"/>
      <w:sz w:val="28"/>
      <w:szCs w:val="28"/>
      <w:lang w:bidi="en-US"/>
    </w:rPr>
  </w:style>
  <w:style w:type="paragraph" w:styleId="ListParagraph">
    <w:name w:val="List Paragraph"/>
    <w:basedOn w:val="Normal"/>
    <w:uiPriority w:val="34"/>
    <w:qFormat/>
    <w:rsid w:val="00C838B1"/>
    <w:pPr>
      <w:spacing w:after="200" w:line="276" w:lineRule="auto"/>
      <w:ind w:left="720" w:firstLine="720"/>
      <w:contextualSpacing/>
    </w:pPr>
    <w:rPr>
      <w:rFonts w:ascii="Cambria" w:eastAsia="Cambria" w:hAnsi="Cambria"/>
      <w:sz w:val="22"/>
      <w:szCs w:val="22"/>
      <w:lang w:eastAsia="en-US" w:bidi="en-US"/>
    </w:rPr>
  </w:style>
  <w:style w:type="paragraph" w:styleId="BodyText">
    <w:name w:val="Body Text"/>
    <w:basedOn w:val="Normal"/>
    <w:link w:val="BodyTextChar"/>
    <w:rsid w:val="00C838B1"/>
    <w:pPr>
      <w:suppressAutoHyphens/>
      <w:spacing w:line="480" w:lineRule="auto"/>
      <w:ind w:firstLine="720"/>
    </w:pPr>
    <w:rPr>
      <w:rFonts w:eastAsia="Times New Roman"/>
      <w:sz w:val="20"/>
      <w:szCs w:val="20"/>
      <w:lang w:eastAsia="ar-SA"/>
    </w:rPr>
  </w:style>
  <w:style w:type="character" w:customStyle="1" w:styleId="BodyTextChar">
    <w:name w:val="Body Text Char"/>
    <w:basedOn w:val="DefaultParagraphFont"/>
    <w:link w:val="BodyText"/>
    <w:rsid w:val="00C838B1"/>
    <w:rPr>
      <w:rFonts w:ascii="Times New Roman" w:eastAsia="Times New Roman" w:hAnsi="Times New Roman" w:cs="Times New Roman"/>
      <w:sz w:val="20"/>
      <w:szCs w:val="20"/>
      <w:lang w:eastAsia="ar-SA"/>
    </w:rPr>
  </w:style>
  <w:style w:type="paragraph" w:styleId="Footer">
    <w:name w:val="footer"/>
    <w:basedOn w:val="Normal"/>
    <w:link w:val="FooterChar"/>
    <w:uiPriority w:val="99"/>
    <w:unhideWhenUsed/>
    <w:rsid w:val="00C838B1"/>
    <w:pPr>
      <w:tabs>
        <w:tab w:val="center" w:pos="4513"/>
        <w:tab w:val="right" w:pos="9026"/>
      </w:tabs>
      <w:spacing w:after="200" w:line="276" w:lineRule="auto"/>
      <w:ind w:firstLine="720"/>
    </w:pPr>
    <w:rPr>
      <w:rFonts w:ascii="Cambria" w:eastAsia="Cambria" w:hAnsi="Cambria"/>
      <w:sz w:val="22"/>
      <w:szCs w:val="22"/>
      <w:lang w:eastAsia="en-US" w:bidi="en-US"/>
    </w:rPr>
  </w:style>
  <w:style w:type="character" w:customStyle="1" w:styleId="FooterChar">
    <w:name w:val="Footer Char"/>
    <w:basedOn w:val="DefaultParagraphFont"/>
    <w:link w:val="Footer"/>
    <w:uiPriority w:val="99"/>
    <w:rsid w:val="00C838B1"/>
    <w:rPr>
      <w:rFonts w:ascii="Cambria" w:eastAsia="Cambria" w:hAnsi="Cambria" w:cs="Times New Roman"/>
      <w:sz w:val="22"/>
      <w:szCs w:val="22"/>
      <w:lang w:bidi="en-US"/>
    </w:rPr>
  </w:style>
  <w:style w:type="character" w:styleId="Hyperlink">
    <w:name w:val="Hyperlink"/>
    <w:uiPriority w:val="99"/>
    <w:unhideWhenUsed/>
    <w:rsid w:val="00C838B1"/>
    <w:rPr>
      <w:color w:val="0000FF"/>
      <w:u w:val="single"/>
    </w:rPr>
  </w:style>
  <w:style w:type="character" w:customStyle="1" w:styleId="reference-text">
    <w:name w:val="reference-text"/>
    <w:rsid w:val="00C838B1"/>
  </w:style>
  <w:style w:type="paragraph" w:styleId="Header">
    <w:name w:val="header"/>
    <w:basedOn w:val="Normal"/>
    <w:link w:val="HeaderChar"/>
    <w:uiPriority w:val="99"/>
    <w:unhideWhenUsed/>
    <w:rsid w:val="00C838B1"/>
    <w:pPr>
      <w:tabs>
        <w:tab w:val="center" w:pos="4680"/>
        <w:tab w:val="right" w:pos="9360"/>
      </w:tabs>
      <w:ind w:firstLine="720"/>
    </w:pPr>
    <w:rPr>
      <w:rFonts w:ascii="Cambria" w:eastAsia="Cambria" w:hAnsi="Cambria"/>
      <w:sz w:val="22"/>
      <w:szCs w:val="22"/>
      <w:lang w:eastAsia="en-US" w:bidi="en-US"/>
    </w:rPr>
  </w:style>
  <w:style w:type="character" w:customStyle="1" w:styleId="HeaderChar">
    <w:name w:val="Header Char"/>
    <w:basedOn w:val="DefaultParagraphFont"/>
    <w:link w:val="Header"/>
    <w:uiPriority w:val="99"/>
    <w:rsid w:val="00C838B1"/>
    <w:rPr>
      <w:rFonts w:ascii="Cambria" w:eastAsia="Cambria" w:hAnsi="Cambria" w:cs="Times New Roman"/>
      <w:sz w:val="22"/>
      <w:szCs w:val="22"/>
      <w:lang w:bidi="en-US"/>
    </w:rPr>
  </w:style>
  <w:style w:type="paragraph" w:styleId="NormalWeb">
    <w:name w:val="Normal (Web)"/>
    <w:basedOn w:val="Normal"/>
    <w:uiPriority w:val="99"/>
    <w:unhideWhenUsed/>
    <w:rsid w:val="00C838B1"/>
    <w:pPr>
      <w:spacing w:before="100" w:beforeAutospacing="1" w:after="100" w:afterAutospacing="1"/>
      <w:ind w:firstLine="720"/>
    </w:pPr>
    <w:rPr>
      <w:rFonts w:eastAsia="Times New Roman"/>
    </w:rPr>
  </w:style>
  <w:style w:type="character" w:customStyle="1" w:styleId="highlight">
    <w:name w:val="highlight"/>
    <w:basedOn w:val="DefaultParagraphFont"/>
    <w:rsid w:val="00C838B1"/>
  </w:style>
  <w:style w:type="character" w:customStyle="1" w:styleId="Strong1">
    <w:name w:val="Strong1"/>
    <w:rsid w:val="00C838B1"/>
    <w:rPr>
      <w:rFonts w:ascii="Lucida Grande" w:eastAsia="ヒラギノ角ゴ Pro W3" w:hAnsi="Lucida Grande"/>
      <w:b/>
      <w:i w:val="0"/>
      <w:color w:val="000000"/>
      <w:sz w:val="20"/>
    </w:rPr>
  </w:style>
  <w:style w:type="paragraph" w:customStyle="1" w:styleId="body-paragraph">
    <w:name w:val="body-paragraph"/>
    <w:basedOn w:val="Normal"/>
    <w:rsid w:val="00C838B1"/>
    <w:pPr>
      <w:spacing w:before="100" w:beforeAutospacing="1" w:after="100" w:afterAutospacing="1"/>
      <w:ind w:firstLine="720"/>
    </w:pPr>
    <w:rPr>
      <w:rFonts w:eastAsia="Times New Roman"/>
      <w:lang w:eastAsia="en-US"/>
    </w:rPr>
  </w:style>
  <w:style w:type="character" w:customStyle="1" w:styleId="personname">
    <w:name w:val="personname"/>
    <w:rsid w:val="00C838B1"/>
  </w:style>
  <w:style w:type="character" w:customStyle="1" w:styleId="work">
    <w:name w:val="work"/>
    <w:rsid w:val="00C838B1"/>
  </w:style>
  <w:style w:type="character" w:customStyle="1" w:styleId="pub">
    <w:name w:val="pub"/>
    <w:rsid w:val="00C838B1"/>
  </w:style>
  <w:style w:type="character" w:customStyle="1" w:styleId="address">
    <w:name w:val="address"/>
    <w:rsid w:val="00C838B1"/>
  </w:style>
  <w:style w:type="paragraph" w:styleId="Bibliography">
    <w:name w:val="Bibliography"/>
    <w:basedOn w:val="Normal"/>
    <w:next w:val="Normal"/>
    <w:uiPriority w:val="37"/>
    <w:unhideWhenUsed/>
    <w:rsid w:val="00C838B1"/>
    <w:pPr>
      <w:spacing w:line="480" w:lineRule="auto"/>
      <w:ind w:left="720" w:hanging="720"/>
    </w:pPr>
    <w:rPr>
      <w:rFonts w:ascii="Cambria" w:eastAsia="Cambria" w:hAnsi="Cambria"/>
      <w:sz w:val="22"/>
      <w:szCs w:val="22"/>
      <w:lang w:eastAsia="en-US" w:bidi="en-US"/>
    </w:rPr>
  </w:style>
  <w:style w:type="paragraph" w:styleId="FootnoteText">
    <w:name w:val="footnote text"/>
    <w:basedOn w:val="Normal"/>
    <w:link w:val="FootnoteTextChar"/>
    <w:uiPriority w:val="99"/>
    <w:unhideWhenUsed/>
    <w:rsid w:val="00C838B1"/>
    <w:pPr>
      <w:ind w:firstLine="720"/>
    </w:pPr>
    <w:rPr>
      <w:rFonts w:ascii="Cambria" w:eastAsia="Cambria" w:hAnsi="Cambria"/>
      <w:sz w:val="20"/>
      <w:szCs w:val="20"/>
      <w:lang w:eastAsia="en-US" w:bidi="en-US"/>
    </w:rPr>
  </w:style>
  <w:style w:type="character" w:customStyle="1" w:styleId="FootnoteTextChar">
    <w:name w:val="Footnote Text Char"/>
    <w:basedOn w:val="DefaultParagraphFont"/>
    <w:link w:val="FootnoteText"/>
    <w:uiPriority w:val="99"/>
    <w:rsid w:val="00C838B1"/>
    <w:rPr>
      <w:rFonts w:ascii="Cambria" w:eastAsia="Cambria" w:hAnsi="Cambria" w:cs="Times New Roman"/>
      <w:sz w:val="20"/>
      <w:szCs w:val="20"/>
      <w:lang w:bidi="en-US"/>
    </w:rPr>
  </w:style>
  <w:style w:type="table" w:styleId="TableGrid">
    <w:name w:val="Table Grid"/>
    <w:basedOn w:val="TableNormal"/>
    <w:uiPriority w:val="39"/>
    <w:rsid w:val="00B64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otnoteReference">
    <w:name w:val="footnote reference"/>
    <w:basedOn w:val="DefaultParagraphFont"/>
    <w:uiPriority w:val="99"/>
    <w:unhideWhenUsed/>
    <w:rsid w:val="005F284C"/>
    <w:rPr>
      <w:vertAlign w:val="superscript"/>
    </w:rPr>
  </w:style>
  <w:style w:type="paragraph" w:styleId="Caption">
    <w:name w:val="caption"/>
    <w:basedOn w:val="Normal"/>
    <w:next w:val="Normal"/>
    <w:uiPriority w:val="35"/>
    <w:unhideWhenUsed/>
    <w:qFormat/>
    <w:rsid w:val="00F07842"/>
    <w:pPr>
      <w:spacing w:after="200"/>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2EC9"/>
    <w:rPr>
      <w:rFonts w:ascii="Times New Roman" w:hAnsi="Times New Roman" w:cs="Times New Roman"/>
      <w:lang w:eastAsia="en-GB"/>
    </w:rPr>
  </w:style>
  <w:style w:type="paragraph" w:styleId="Heading1">
    <w:name w:val="heading 1"/>
    <w:basedOn w:val="Normal"/>
    <w:next w:val="Normal"/>
    <w:link w:val="Heading1Char"/>
    <w:uiPriority w:val="9"/>
    <w:qFormat/>
    <w:rsid w:val="00C838B1"/>
    <w:pPr>
      <w:keepNext/>
      <w:keepLines/>
      <w:spacing w:before="480" w:line="276" w:lineRule="auto"/>
      <w:ind w:firstLine="720"/>
      <w:outlineLvl w:val="0"/>
    </w:pPr>
    <w:rPr>
      <w:rFonts w:asciiTheme="majorHAnsi" w:eastAsiaTheme="majorEastAsia" w:hAnsiTheme="majorHAnsi" w:cstheme="majorBidi"/>
      <w:b/>
      <w:bCs/>
      <w:color w:val="2F5496" w:themeColor="accent1" w:themeShade="BF"/>
      <w:sz w:val="28"/>
      <w:szCs w:val="28"/>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25B7A"/>
    <w:pPr>
      <w:autoSpaceDE w:val="0"/>
      <w:autoSpaceDN w:val="0"/>
      <w:adjustRightInd w:val="0"/>
      <w:spacing w:line="480" w:lineRule="auto"/>
      <w:ind w:firstLine="720"/>
    </w:pPr>
    <w:rPr>
      <w:rFonts w:ascii="Times" w:eastAsia="Calibri" w:hAnsi="Times" w:cs="Times"/>
      <w:color w:val="000000"/>
      <w:lang w:val="en-US"/>
    </w:rPr>
  </w:style>
  <w:style w:type="paragraph" w:styleId="NoSpacing">
    <w:name w:val="No Spacing"/>
    <w:uiPriority w:val="99"/>
    <w:qFormat/>
    <w:rsid w:val="00D25B7A"/>
    <w:pPr>
      <w:spacing w:line="480" w:lineRule="auto"/>
      <w:ind w:firstLine="720"/>
    </w:pPr>
    <w:rPr>
      <w:rFonts w:ascii="Calibri" w:eastAsia="Calibri" w:hAnsi="Calibri" w:cs="Times New Roman"/>
      <w:sz w:val="22"/>
      <w:szCs w:val="22"/>
      <w:lang w:val="en-US"/>
    </w:rPr>
  </w:style>
  <w:style w:type="character" w:styleId="CommentReference">
    <w:name w:val="annotation reference"/>
    <w:uiPriority w:val="99"/>
    <w:semiHidden/>
    <w:unhideWhenUsed/>
    <w:rsid w:val="00D25B7A"/>
    <w:rPr>
      <w:sz w:val="16"/>
      <w:szCs w:val="16"/>
    </w:rPr>
  </w:style>
  <w:style w:type="paragraph" w:customStyle="1" w:styleId="TableNormalParagraph">
    <w:name w:val="Table Normal Paragraph"/>
    <w:rsid w:val="00D25B7A"/>
    <w:pPr>
      <w:spacing w:line="480" w:lineRule="auto"/>
      <w:ind w:firstLine="720"/>
    </w:pPr>
    <w:rPr>
      <w:rFonts w:ascii="Lucida Grande" w:eastAsia="ヒラギノ角ゴ Pro W3" w:hAnsi="Lucida Grande" w:cs="Times New Roman"/>
      <w:color w:val="000000"/>
      <w:sz w:val="20"/>
      <w:szCs w:val="20"/>
      <w:lang w:eastAsia="en-GB"/>
    </w:rPr>
  </w:style>
  <w:style w:type="paragraph" w:styleId="BalloonText">
    <w:name w:val="Balloon Text"/>
    <w:basedOn w:val="Normal"/>
    <w:link w:val="BalloonTextChar"/>
    <w:uiPriority w:val="99"/>
    <w:semiHidden/>
    <w:unhideWhenUsed/>
    <w:rsid w:val="00105B87"/>
    <w:pPr>
      <w:ind w:firstLine="720"/>
    </w:pPr>
    <w:rPr>
      <w:rFonts w:ascii="Tahoma" w:eastAsia="Cambria" w:hAnsi="Tahoma" w:cs="Tahoma"/>
      <w:sz w:val="16"/>
      <w:szCs w:val="16"/>
      <w:lang w:eastAsia="en-US" w:bidi="en-US"/>
    </w:rPr>
  </w:style>
  <w:style w:type="character" w:customStyle="1" w:styleId="BalloonTextChar">
    <w:name w:val="Balloon Text Char"/>
    <w:basedOn w:val="DefaultParagraphFont"/>
    <w:link w:val="BalloonText"/>
    <w:uiPriority w:val="99"/>
    <w:semiHidden/>
    <w:rsid w:val="00105B87"/>
    <w:rPr>
      <w:rFonts w:ascii="Tahoma" w:eastAsia="Cambria" w:hAnsi="Tahoma" w:cs="Tahoma"/>
      <w:sz w:val="16"/>
      <w:szCs w:val="16"/>
      <w:lang w:bidi="en-US"/>
    </w:rPr>
  </w:style>
  <w:style w:type="paragraph" w:styleId="CommentText">
    <w:name w:val="annotation text"/>
    <w:basedOn w:val="Normal"/>
    <w:link w:val="CommentTextChar"/>
    <w:uiPriority w:val="99"/>
    <w:unhideWhenUsed/>
    <w:rsid w:val="00105B87"/>
    <w:pPr>
      <w:spacing w:after="200"/>
      <w:ind w:firstLine="720"/>
    </w:pPr>
    <w:rPr>
      <w:rFonts w:ascii="Cambria" w:eastAsia="Cambria" w:hAnsi="Cambria"/>
      <w:sz w:val="20"/>
      <w:szCs w:val="20"/>
      <w:lang w:eastAsia="en-US" w:bidi="en-US"/>
    </w:rPr>
  </w:style>
  <w:style w:type="character" w:customStyle="1" w:styleId="CommentTextChar">
    <w:name w:val="Comment Text Char"/>
    <w:basedOn w:val="DefaultParagraphFont"/>
    <w:link w:val="CommentText"/>
    <w:uiPriority w:val="99"/>
    <w:rsid w:val="00105B87"/>
    <w:rPr>
      <w:rFonts w:ascii="Cambria" w:eastAsia="Cambria" w:hAnsi="Cambria"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105B87"/>
    <w:rPr>
      <w:b/>
      <w:bCs/>
    </w:rPr>
  </w:style>
  <w:style w:type="character" w:customStyle="1" w:styleId="CommentSubjectChar">
    <w:name w:val="Comment Subject Char"/>
    <w:basedOn w:val="CommentTextChar"/>
    <w:link w:val="CommentSubject"/>
    <w:uiPriority w:val="99"/>
    <w:semiHidden/>
    <w:rsid w:val="00105B87"/>
    <w:rPr>
      <w:rFonts w:ascii="Cambria" w:eastAsia="Cambria" w:hAnsi="Cambria" w:cs="Times New Roman"/>
      <w:b/>
      <w:bCs/>
      <w:sz w:val="20"/>
      <w:szCs w:val="20"/>
      <w:lang w:bidi="en-US"/>
    </w:rPr>
  </w:style>
  <w:style w:type="character" w:customStyle="1" w:styleId="Heading1Char">
    <w:name w:val="Heading 1 Char"/>
    <w:basedOn w:val="DefaultParagraphFont"/>
    <w:link w:val="Heading1"/>
    <w:uiPriority w:val="9"/>
    <w:rsid w:val="00C838B1"/>
    <w:rPr>
      <w:rFonts w:asciiTheme="majorHAnsi" w:eastAsiaTheme="majorEastAsia" w:hAnsiTheme="majorHAnsi" w:cstheme="majorBidi"/>
      <w:b/>
      <w:bCs/>
      <w:color w:val="2F5496" w:themeColor="accent1" w:themeShade="BF"/>
      <w:sz w:val="28"/>
      <w:szCs w:val="28"/>
      <w:lang w:bidi="en-US"/>
    </w:rPr>
  </w:style>
  <w:style w:type="paragraph" w:styleId="ListParagraph">
    <w:name w:val="List Paragraph"/>
    <w:basedOn w:val="Normal"/>
    <w:uiPriority w:val="34"/>
    <w:qFormat/>
    <w:rsid w:val="00C838B1"/>
    <w:pPr>
      <w:spacing w:after="200" w:line="276" w:lineRule="auto"/>
      <w:ind w:left="720" w:firstLine="720"/>
      <w:contextualSpacing/>
    </w:pPr>
    <w:rPr>
      <w:rFonts w:ascii="Cambria" w:eastAsia="Cambria" w:hAnsi="Cambria"/>
      <w:sz w:val="22"/>
      <w:szCs w:val="22"/>
      <w:lang w:eastAsia="en-US" w:bidi="en-US"/>
    </w:rPr>
  </w:style>
  <w:style w:type="paragraph" w:styleId="BodyText">
    <w:name w:val="Body Text"/>
    <w:basedOn w:val="Normal"/>
    <w:link w:val="BodyTextChar"/>
    <w:rsid w:val="00C838B1"/>
    <w:pPr>
      <w:suppressAutoHyphens/>
      <w:spacing w:line="480" w:lineRule="auto"/>
      <w:ind w:firstLine="720"/>
    </w:pPr>
    <w:rPr>
      <w:rFonts w:eastAsia="Times New Roman"/>
      <w:sz w:val="20"/>
      <w:szCs w:val="20"/>
      <w:lang w:eastAsia="ar-SA"/>
    </w:rPr>
  </w:style>
  <w:style w:type="character" w:customStyle="1" w:styleId="BodyTextChar">
    <w:name w:val="Body Text Char"/>
    <w:basedOn w:val="DefaultParagraphFont"/>
    <w:link w:val="BodyText"/>
    <w:rsid w:val="00C838B1"/>
    <w:rPr>
      <w:rFonts w:ascii="Times New Roman" w:eastAsia="Times New Roman" w:hAnsi="Times New Roman" w:cs="Times New Roman"/>
      <w:sz w:val="20"/>
      <w:szCs w:val="20"/>
      <w:lang w:eastAsia="ar-SA"/>
    </w:rPr>
  </w:style>
  <w:style w:type="paragraph" w:styleId="Footer">
    <w:name w:val="footer"/>
    <w:basedOn w:val="Normal"/>
    <w:link w:val="FooterChar"/>
    <w:uiPriority w:val="99"/>
    <w:unhideWhenUsed/>
    <w:rsid w:val="00C838B1"/>
    <w:pPr>
      <w:tabs>
        <w:tab w:val="center" w:pos="4513"/>
        <w:tab w:val="right" w:pos="9026"/>
      </w:tabs>
      <w:spacing w:after="200" w:line="276" w:lineRule="auto"/>
      <w:ind w:firstLine="720"/>
    </w:pPr>
    <w:rPr>
      <w:rFonts w:ascii="Cambria" w:eastAsia="Cambria" w:hAnsi="Cambria"/>
      <w:sz w:val="22"/>
      <w:szCs w:val="22"/>
      <w:lang w:eastAsia="en-US" w:bidi="en-US"/>
    </w:rPr>
  </w:style>
  <w:style w:type="character" w:customStyle="1" w:styleId="FooterChar">
    <w:name w:val="Footer Char"/>
    <w:basedOn w:val="DefaultParagraphFont"/>
    <w:link w:val="Footer"/>
    <w:uiPriority w:val="99"/>
    <w:rsid w:val="00C838B1"/>
    <w:rPr>
      <w:rFonts w:ascii="Cambria" w:eastAsia="Cambria" w:hAnsi="Cambria" w:cs="Times New Roman"/>
      <w:sz w:val="22"/>
      <w:szCs w:val="22"/>
      <w:lang w:bidi="en-US"/>
    </w:rPr>
  </w:style>
  <w:style w:type="character" w:styleId="Hyperlink">
    <w:name w:val="Hyperlink"/>
    <w:uiPriority w:val="99"/>
    <w:unhideWhenUsed/>
    <w:rsid w:val="00C838B1"/>
    <w:rPr>
      <w:color w:val="0000FF"/>
      <w:u w:val="single"/>
    </w:rPr>
  </w:style>
  <w:style w:type="character" w:customStyle="1" w:styleId="reference-text">
    <w:name w:val="reference-text"/>
    <w:rsid w:val="00C838B1"/>
  </w:style>
  <w:style w:type="paragraph" w:styleId="Header">
    <w:name w:val="header"/>
    <w:basedOn w:val="Normal"/>
    <w:link w:val="HeaderChar"/>
    <w:uiPriority w:val="99"/>
    <w:unhideWhenUsed/>
    <w:rsid w:val="00C838B1"/>
    <w:pPr>
      <w:tabs>
        <w:tab w:val="center" w:pos="4680"/>
        <w:tab w:val="right" w:pos="9360"/>
      </w:tabs>
      <w:ind w:firstLine="720"/>
    </w:pPr>
    <w:rPr>
      <w:rFonts w:ascii="Cambria" w:eastAsia="Cambria" w:hAnsi="Cambria"/>
      <w:sz w:val="22"/>
      <w:szCs w:val="22"/>
      <w:lang w:eastAsia="en-US" w:bidi="en-US"/>
    </w:rPr>
  </w:style>
  <w:style w:type="character" w:customStyle="1" w:styleId="HeaderChar">
    <w:name w:val="Header Char"/>
    <w:basedOn w:val="DefaultParagraphFont"/>
    <w:link w:val="Header"/>
    <w:uiPriority w:val="99"/>
    <w:rsid w:val="00C838B1"/>
    <w:rPr>
      <w:rFonts w:ascii="Cambria" w:eastAsia="Cambria" w:hAnsi="Cambria" w:cs="Times New Roman"/>
      <w:sz w:val="22"/>
      <w:szCs w:val="22"/>
      <w:lang w:bidi="en-US"/>
    </w:rPr>
  </w:style>
  <w:style w:type="paragraph" w:styleId="NormalWeb">
    <w:name w:val="Normal (Web)"/>
    <w:basedOn w:val="Normal"/>
    <w:uiPriority w:val="99"/>
    <w:unhideWhenUsed/>
    <w:rsid w:val="00C838B1"/>
    <w:pPr>
      <w:spacing w:before="100" w:beforeAutospacing="1" w:after="100" w:afterAutospacing="1"/>
      <w:ind w:firstLine="720"/>
    </w:pPr>
    <w:rPr>
      <w:rFonts w:eastAsia="Times New Roman"/>
    </w:rPr>
  </w:style>
  <w:style w:type="character" w:customStyle="1" w:styleId="highlight">
    <w:name w:val="highlight"/>
    <w:basedOn w:val="DefaultParagraphFont"/>
    <w:rsid w:val="00C838B1"/>
  </w:style>
  <w:style w:type="character" w:customStyle="1" w:styleId="Strong1">
    <w:name w:val="Strong1"/>
    <w:rsid w:val="00C838B1"/>
    <w:rPr>
      <w:rFonts w:ascii="Lucida Grande" w:eastAsia="ヒラギノ角ゴ Pro W3" w:hAnsi="Lucida Grande"/>
      <w:b/>
      <w:i w:val="0"/>
      <w:color w:val="000000"/>
      <w:sz w:val="20"/>
    </w:rPr>
  </w:style>
  <w:style w:type="paragraph" w:customStyle="1" w:styleId="body-paragraph">
    <w:name w:val="body-paragraph"/>
    <w:basedOn w:val="Normal"/>
    <w:rsid w:val="00C838B1"/>
    <w:pPr>
      <w:spacing w:before="100" w:beforeAutospacing="1" w:after="100" w:afterAutospacing="1"/>
      <w:ind w:firstLine="720"/>
    </w:pPr>
    <w:rPr>
      <w:rFonts w:eastAsia="Times New Roman"/>
      <w:lang w:eastAsia="en-US"/>
    </w:rPr>
  </w:style>
  <w:style w:type="character" w:customStyle="1" w:styleId="personname">
    <w:name w:val="personname"/>
    <w:rsid w:val="00C838B1"/>
  </w:style>
  <w:style w:type="character" w:customStyle="1" w:styleId="work">
    <w:name w:val="work"/>
    <w:rsid w:val="00C838B1"/>
  </w:style>
  <w:style w:type="character" w:customStyle="1" w:styleId="pub">
    <w:name w:val="pub"/>
    <w:rsid w:val="00C838B1"/>
  </w:style>
  <w:style w:type="character" w:customStyle="1" w:styleId="address">
    <w:name w:val="address"/>
    <w:rsid w:val="00C838B1"/>
  </w:style>
  <w:style w:type="paragraph" w:styleId="Bibliography">
    <w:name w:val="Bibliography"/>
    <w:basedOn w:val="Normal"/>
    <w:next w:val="Normal"/>
    <w:uiPriority w:val="37"/>
    <w:unhideWhenUsed/>
    <w:rsid w:val="00C838B1"/>
    <w:pPr>
      <w:spacing w:line="480" w:lineRule="auto"/>
      <w:ind w:left="720" w:hanging="720"/>
    </w:pPr>
    <w:rPr>
      <w:rFonts w:ascii="Cambria" w:eastAsia="Cambria" w:hAnsi="Cambria"/>
      <w:sz w:val="22"/>
      <w:szCs w:val="22"/>
      <w:lang w:eastAsia="en-US" w:bidi="en-US"/>
    </w:rPr>
  </w:style>
  <w:style w:type="paragraph" w:styleId="FootnoteText">
    <w:name w:val="footnote text"/>
    <w:basedOn w:val="Normal"/>
    <w:link w:val="FootnoteTextChar"/>
    <w:uiPriority w:val="99"/>
    <w:unhideWhenUsed/>
    <w:rsid w:val="00C838B1"/>
    <w:pPr>
      <w:ind w:firstLine="720"/>
    </w:pPr>
    <w:rPr>
      <w:rFonts w:ascii="Cambria" w:eastAsia="Cambria" w:hAnsi="Cambria"/>
      <w:sz w:val="20"/>
      <w:szCs w:val="20"/>
      <w:lang w:eastAsia="en-US" w:bidi="en-US"/>
    </w:rPr>
  </w:style>
  <w:style w:type="character" w:customStyle="1" w:styleId="FootnoteTextChar">
    <w:name w:val="Footnote Text Char"/>
    <w:basedOn w:val="DefaultParagraphFont"/>
    <w:link w:val="FootnoteText"/>
    <w:uiPriority w:val="99"/>
    <w:rsid w:val="00C838B1"/>
    <w:rPr>
      <w:rFonts w:ascii="Cambria" w:eastAsia="Cambria" w:hAnsi="Cambria" w:cs="Times New Roman"/>
      <w:sz w:val="20"/>
      <w:szCs w:val="20"/>
      <w:lang w:bidi="en-US"/>
    </w:rPr>
  </w:style>
  <w:style w:type="table" w:styleId="TableGrid">
    <w:name w:val="Table Grid"/>
    <w:basedOn w:val="TableNormal"/>
    <w:uiPriority w:val="39"/>
    <w:rsid w:val="00B64E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unhideWhenUsed/>
    <w:rsid w:val="005F284C"/>
    <w:rPr>
      <w:vertAlign w:val="superscript"/>
    </w:rPr>
  </w:style>
</w:styles>
</file>

<file path=word/webSettings.xml><?xml version="1.0" encoding="utf-8"?>
<w:webSettings xmlns:r="http://schemas.openxmlformats.org/officeDocument/2006/relationships" xmlns:w="http://schemas.openxmlformats.org/wordprocessingml/2006/main">
  <w:divs>
    <w:div w:id="167447495">
      <w:bodyDiv w:val="1"/>
      <w:marLeft w:val="0"/>
      <w:marRight w:val="0"/>
      <w:marTop w:val="0"/>
      <w:marBottom w:val="0"/>
      <w:divBdr>
        <w:top w:val="none" w:sz="0" w:space="0" w:color="auto"/>
        <w:left w:val="none" w:sz="0" w:space="0" w:color="auto"/>
        <w:bottom w:val="none" w:sz="0" w:space="0" w:color="auto"/>
        <w:right w:val="none" w:sz="0" w:space="0" w:color="auto"/>
      </w:divBdr>
    </w:div>
    <w:div w:id="425073410">
      <w:bodyDiv w:val="1"/>
      <w:marLeft w:val="0"/>
      <w:marRight w:val="0"/>
      <w:marTop w:val="0"/>
      <w:marBottom w:val="0"/>
      <w:divBdr>
        <w:top w:val="none" w:sz="0" w:space="0" w:color="auto"/>
        <w:left w:val="none" w:sz="0" w:space="0" w:color="auto"/>
        <w:bottom w:val="none" w:sz="0" w:space="0" w:color="auto"/>
        <w:right w:val="none" w:sz="0" w:space="0" w:color="auto"/>
      </w:divBdr>
    </w:div>
    <w:div w:id="1479807902">
      <w:bodyDiv w:val="1"/>
      <w:marLeft w:val="0"/>
      <w:marRight w:val="0"/>
      <w:marTop w:val="0"/>
      <w:marBottom w:val="0"/>
      <w:divBdr>
        <w:top w:val="none" w:sz="0" w:space="0" w:color="auto"/>
        <w:left w:val="none" w:sz="0" w:space="0" w:color="auto"/>
        <w:bottom w:val="none" w:sz="0" w:space="0" w:color="auto"/>
        <w:right w:val="none" w:sz="0" w:space="0" w:color="auto"/>
      </w:divBdr>
    </w:div>
    <w:div w:id="18134039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6.png"/><Relationship Id="rId2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07DDAFD-FC63-4D23-9D23-130A26D1A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68</Pages>
  <Words>26736</Words>
  <Characters>152396</Characters>
  <Application>Microsoft Office Word</Application>
  <DocSecurity>0</DocSecurity>
  <Lines>1269</Lines>
  <Paragraphs>357</Paragraphs>
  <ScaleCrop>false</ScaleCrop>
  <HeadingPairs>
    <vt:vector size="2" baseType="variant">
      <vt:variant>
        <vt:lpstr>Title</vt:lpstr>
      </vt:variant>
      <vt:variant>
        <vt:i4>1</vt:i4>
      </vt:variant>
    </vt:vector>
  </HeadingPairs>
  <TitlesOfParts>
    <vt:vector size="1" baseType="lpstr">
      <vt:lpstr/>
    </vt:vector>
  </TitlesOfParts>
  <Company>UCL</Company>
  <LinksUpToDate>false</LinksUpToDate>
  <CharactersWithSpaces>178775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FISCHER, RICO ANTONIO</dc:creator>
  <cp:lastModifiedBy>Todd</cp:lastModifiedBy>
  <cp:revision>11</cp:revision>
  <dcterms:created xsi:type="dcterms:W3CDTF">2017-11-14T10:55:00Z</dcterms:created>
  <dcterms:modified xsi:type="dcterms:W3CDTF">2018-01-08T13:59:00Z</dcterms:modified>
</cp:coreProperties>
</file>